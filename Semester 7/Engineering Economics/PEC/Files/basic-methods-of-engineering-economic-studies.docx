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C7284" w14:textId="100A7D79" w:rsidR="003A5DD3" w:rsidRPr="000523CF" w:rsidRDefault="003A5DD3" w:rsidP="008D713C">
      <w:pPr>
        <w:pStyle w:val="NoSpacing"/>
        <w:rPr>
          <w:b/>
          <w:sz w:val="28"/>
          <w:szCs w:val="28"/>
        </w:rPr>
      </w:pPr>
      <w:r w:rsidRPr="000523CF">
        <w:rPr>
          <w:b/>
          <w:sz w:val="28"/>
          <w:szCs w:val="28"/>
        </w:rPr>
        <w:t xml:space="preserve">Chapter </w:t>
      </w:r>
      <w:r w:rsidR="0093221E">
        <w:rPr>
          <w:b/>
          <w:sz w:val="28"/>
          <w:szCs w:val="28"/>
        </w:rPr>
        <w:t xml:space="preserve">Four </w:t>
      </w:r>
      <w:r w:rsidR="008D713C" w:rsidRPr="000523CF">
        <w:rPr>
          <w:b/>
          <w:sz w:val="28"/>
          <w:szCs w:val="28"/>
        </w:rPr>
        <w:t xml:space="preserve">                                                                                 </w:t>
      </w:r>
    </w:p>
    <w:p w14:paraId="56923A9F" w14:textId="77777777" w:rsidR="003A5DD3" w:rsidRPr="000523CF" w:rsidRDefault="003A5DD3" w:rsidP="008D713C">
      <w:pPr>
        <w:pStyle w:val="NoSpacing"/>
        <w:rPr>
          <w:b/>
          <w:sz w:val="28"/>
          <w:szCs w:val="28"/>
        </w:rPr>
      </w:pPr>
      <w:r w:rsidRPr="000523CF">
        <w:rPr>
          <w:b/>
          <w:sz w:val="28"/>
          <w:szCs w:val="28"/>
        </w:rPr>
        <w:t xml:space="preserve">Basic methods of engineering economic studies </w:t>
      </w:r>
    </w:p>
    <w:p w14:paraId="42DFCB97" w14:textId="77777777" w:rsidR="003A5DD3" w:rsidRPr="000523CF" w:rsidRDefault="00F77F48" w:rsidP="008D713C">
      <w:pPr>
        <w:pStyle w:val="NoSpacing"/>
        <w:rPr>
          <w:b/>
          <w:sz w:val="28"/>
          <w:szCs w:val="28"/>
        </w:rPr>
      </w:pPr>
      <w:r w:rsidRPr="000523CF">
        <w:rPr>
          <w:b/>
          <w:sz w:val="28"/>
          <w:szCs w:val="28"/>
        </w:rPr>
        <w:t>Introduction</w:t>
      </w:r>
      <w:r w:rsidR="003A5DD3" w:rsidRPr="000523CF">
        <w:rPr>
          <w:b/>
          <w:sz w:val="28"/>
          <w:szCs w:val="28"/>
        </w:rPr>
        <w:t xml:space="preserve"> </w:t>
      </w:r>
    </w:p>
    <w:p w14:paraId="1E9233ED" w14:textId="77777777" w:rsidR="003A5DD3" w:rsidRPr="000523CF" w:rsidRDefault="003A5DD3" w:rsidP="007009EA">
      <w:pPr>
        <w:jc w:val="both"/>
        <w:rPr>
          <w:sz w:val="28"/>
          <w:szCs w:val="28"/>
        </w:rPr>
      </w:pPr>
      <w:r w:rsidRPr="000523CF">
        <w:rPr>
          <w:sz w:val="28"/>
          <w:szCs w:val="28"/>
        </w:rPr>
        <w:t xml:space="preserve">Engineering economic studies of capital projects should consider the return that a given project will produce. Here, the </w:t>
      </w:r>
      <w:r w:rsidR="00EA1D37" w:rsidRPr="000523CF">
        <w:rPr>
          <w:sz w:val="28"/>
          <w:szCs w:val="28"/>
        </w:rPr>
        <w:t>question</w:t>
      </w:r>
      <w:r w:rsidRPr="000523CF">
        <w:rPr>
          <w:sz w:val="28"/>
          <w:szCs w:val="28"/>
        </w:rPr>
        <w:t xml:space="preserve"> whether a proposal project or capital investment can recover its associated expenditure by revenue generation over its life time</w:t>
      </w:r>
      <w:r w:rsidR="00EA1D37" w:rsidRPr="000523CF">
        <w:rPr>
          <w:sz w:val="28"/>
          <w:szCs w:val="28"/>
        </w:rPr>
        <w:t xml:space="preserve"> or not</w:t>
      </w:r>
      <w:r w:rsidRPr="000523CF">
        <w:rPr>
          <w:sz w:val="28"/>
          <w:szCs w:val="28"/>
        </w:rPr>
        <w:t xml:space="preserve">. Similarly, there may be </w:t>
      </w:r>
      <w:r w:rsidR="00EA1D37" w:rsidRPr="000523CF">
        <w:rPr>
          <w:sz w:val="28"/>
          <w:szCs w:val="28"/>
        </w:rPr>
        <w:t>several</w:t>
      </w:r>
      <w:r w:rsidRPr="000523CF">
        <w:rPr>
          <w:sz w:val="28"/>
          <w:szCs w:val="28"/>
        </w:rPr>
        <w:t xml:space="preserve"> alternatives having different pattern of capital investment, revenue flow and cost flow, and the </w:t>
      </w:r>
      <w:r w:rsidR="00EA1D37" w:rsidRPr="000523CF">
        <w:rPr>
          <w:sz w:val="28"/>
          <w:szCs w:val="28"/>
        </w:rPr>
        <w:t>organization</w:t>
      </w:r>
      <w:r w:rsidRPr="000523CF">
        <w:rPr>
          <w:sz w:val="28"/>
          <w:szCs w:val="28"/>
        </w:rPr>
        <w:t xml:space="preserve"> has to select the best alternative </w:t>
      </w:r>
      <w:r w:rsidR="00EA1D37" w:rsidRPr="000523CF">
        <w:rPr>
          <w:sz w:val="28"/>
          <w:szCs w:val="28"/>
        </w:rPr>
        <w:t>among</w:t>
      </w:r>
      <w:r w:rsidRPr="000523CF">
        <w:rPr>
          <w:sz w:val="28"/>
          <w:szCs w:val="28"/>
        </w:rPr>
        <w:t xml:space="preserve"> the different projects. For this purpose, several methods are commonly used in </w:t>
      </w:r>
      <w:r w:rsidR="00EA1D37" w:rsidRPr="000523CF">
        <w:rPr>
          <w:sz w:val="28"/>
          <w:szCs w:val="28"/>
        </w:rPr>
        <w:t>practice</w:t>
      </w:r>
      <w:r w:rsidRPr="000523CF">
        <w:rPr>
          <w:sz w:val="28"/>
          <w:szCs w:val="28"/>
        </w:rPr>
        <w:t xml:space="preserve"> and all methods produce equally satisfactory results and lead to the same decision but the inherent assumption of each method should be strictly followed. </w:t>
      </w:r>
    </w:p>
    <w:p w14:paraId="69DEDD4B" w14:textId="77777777" w:rsidR="003A5DD3" w:rsidRPr="000523CF" w:rsidRDefault="003A5DD3" w:rsidP="007009EA">
      <w:pPr>
        <w:jc w:val="both"/>
        <w:rPr>
          <w:sz w:val="28"/>
          <w:szCs w:val="28"/>
        </w:rPr>
      </w:pPr>
      <w:r w:rsidRPr="000523CF">
        <w:rPr>
          <w:sz w:val="28"/>
          <w:szCs w:val="28"/>
        </w:rPr>
        <w:t xml:space="preserve"> </w:t>
      </w:r>
      <w:r w:rsidR="00EA1D37" w:rsidRPr="000523CF">
        <w:rPr>
          <w:sz w:val="28"/>
          <w:szCs w:val="28"/>
        </w:rPr>
        <w:t>There</w:t>
      </w:r>
      <w:r w:rsidRPr="000523CF">
        <w:rPr>
          <w:sz w:val="28"/>
          <w:szCs w:val="28"/>
        </w:rPr>
        <w:t xml:space="preserve"> are several basic methods for assessing the economic merits of a single cash flow profile resulting from a proposed problem solution. The methods are classified as follows. </w:t>
      </w:r>
    </w:p>
    <w:p w14:paraId="25DC6A0D" w14:textId="77777777" w:rsidR="003A5DD3" w:rsidRPr="000523CF" w:rsidRDefault="003A5DD3" w:rsidP="007009EA">
      <w:pPr>
        <w:pStyle w:val="ListParagraph"/>
        <w:numPr>
          <w:ilvl w:val="0"/>
          <w:numId w:val="1"/>
        </w:numPr>
        <w:jc w:val="both"/>
        <w:rPr>
          <w:sz w:val="28"/>
          <w:szCs w:val="28"/>
        </w:rPr>
      </w:pPr>
      <w:r w:rsidRPr="000523CF">
        <w:rPr>
          <w:sz w:val="28"/>
          <w:szCs w:val="28"/>
        </w:rPr>
        <w:t xml:space="preserve">Equivalent worth method </w:t>
      </w:r>
    </w:p>
    <w:p w14:paraId="13DD4C77" w14:textId="77777777" w:rsidR="003A5DD3" w:rsidRPr="000523CF" w:rsidRDefault="003A5DD3" w:rsidP="007009EA">
      <w:pPr>
        <w:pStyle w:val="ListParagraph"/>
        <w:numPr>
          <w:ilvl w:val="0"/>
          <w:numId w:val="2"/>
        </w:numPr>
        <w:jc w:val="both"/>
        <w:rPr>
          <w:sz w:val="28"/>
          <w:szCs w:val="28"/>
        </w:rPr>
      </w:pPr>
      <w:r w:rsidRPr="000523CF">
        <w:rPr>
          <w:sz w:val="28"/>
          <w:szCs w:val="28"/>
        </w:rPr>
        <w:t>Present worth PW</w:t>
      </w:r>
    </w:p>
    <w:p w14:paraId="2BCB3F9B" w14:textId="77777777" w:rsidR="003A5DD3" w:rsidRPr="000523CF" w:rsidRDefault="003A5DD3" w:rsidP="007009EA">
      <w:pPr>
        <w:pStyle w:val="ListParagraph"/>
        <w:numPr>
          <w:ilvl w:val="0"/>
          <w:numId w:val="2"/>
        </w:numPr>
        <w:jc w:val="both"/>
        <w:rPr>
          <w:sz w:val="28"/>
          <w:szCs w:val="28"/>
        </w:rPr>
      </w:pPr>
      <w:r w:rsidRPr="000523CF">
        <w:rPr>
          <w:sz w:val="28"/>
          <w:szCs w:val="28"/>
        </w:rPr>
        <w:t>Annual worth AW</w:t>
      </w:r>
    </w:p>
    <w:p w14:paraId="2F53F700" w14:textId="77777777" w:rsidR="003A5DD3" w:rsidRPr="000523CF" w:rsidRDefault="003A5DD3" w:rsidP="007009EA">
      <w:pPr>
        <w:pStyle w:val="ListParagraph"/>
        <w:numPr>
          <w:ilvl w:val="0"/>
          <w:numId w:val="2"/>
        </w:numPr>
        <w:jc w:val="both"/>
        <w:rPr>
          <w:sz w:val="28"/>
          <w:szCs w:val="28"/>
        </w:rPr>
      </w:pPr>
      <w:r w:rsidRPr="000523CF">
        <w:rPr>
          <w:sz w:val="28"/>
          <w:szCs w:val="28"/>
        </w:rPr>
        <w:t xml:space="preserve">Future worth FW </w:t>
      </w:r>
    </w:p>
    <w:p w14:paraId="43377EBC" w14:textId="77777777" w:rsidR="003A5DD3" w:rsidRPr="000523CF" w:rsidRDefault="003A5DD3" w:rsidP="007009EA">
      <w:pPr>
        <w:pStyle w:val="ListParagraph"/>
        <w:numPr>
          <w:ilvl w:val="0"/>
          <w:numId w:val="1"/>
        </w:numPr>
        <w:jc w:val="both"/>
        <w:rPr>
          <w:sz w:val="28"/>
          <w:szCs w:val="28"/>
        </w:rPr>
      </w:pPr>
      <w:r w:rsidRPr="000523CF">
        <w:rPr>
          <w:sz w:val="28"/>
          <w:szCs w:val="28"/>
        </w:rPr>
        <w:t xml:space="preserve">Rate of return method </w:t>
      </w:r>
    </w:p>
    <w:p w14:paraId="4305D3EE" w14:textId="77777777" w:rsidR="003A5DD3" w:rsidRPr="000523CF" w:rsidRDefault="003A5DD3" w:rsidP="007009EA">
      <w:pPr>
        <w:pStyle w:val="ListParagraph"/>
        <w:numPr>
          <w:ilvl w:val="0"/>
          <w:numId w:val="3"/>
        </w:numPr>
        <w:jc w:val="both"/>
        <w:rPr>
          <w:sz w:val="28"/>
          <w:szCs w:val="28"/>
        </w:rPr>
      </w:pPr>
      <w:r w:rsidRPr="000523CF">
        <w:rPr>
          <w:sz w:val="28"/>
          <w:szCs w:val="28"/>
        </w:rPr>
        <w:t>Internal rate of return IRR</w:t>
      </w:r>
    </w:p>
    <w:p w14:paraId="51A01EF0" w14:textId="77777777" w:rsidR="003A5DD3" w:rsidRPr="000523CF" w:rsidRDefault="003A5DD3" w:rsidP="007009EA">
      <w:pPr>
        <w:pStyle w:val="ListParagraph"/>
        <w:numPr>
          <w:ilvl w:val="0"/>
          <w:numId w:val="3"/>
        </w:numPr>
        <w:jc w:val="both"/>
        <w:rPr>
          <w:sz w:val="28"/>
          <w:szCs w:val="28"/>
        </w:rPr>
      </w:pPr>
      <w:r w:rsidRPr="000523CF">
        <w:rPr>
          <w:sz w:val="28"/>
          <w:szCs w:val="28"/>
        </w:rPr>
        <w:t xml:space="preserve">External rate of </w:t>
      </w:r>
      <w:proofErr w:type="gramStart"/>
      <w:r w:rsidRPr="000523CF">
        <w:rPr>
          <w:sz w:val="28"/>
          <w:szCs w:val="28"/>
        </w:rPr>
        <w:t>return  ERR</w:t>
      </w:r>
      <w:proofErr w:type="gramEnd"/>
      <w:r w:rsidRPr="000523CF">
        <w:rPr>
          <w:sz w:val="28"/>
          <w:szCs w:val="28"/>
        </w:rPr>
        <w:t xml:space="preserve"> </w:t>
      </w:r>
    </w:p>
    <w:p w14:paraId="06CFAFFD" w14:textId="77777777" w:rsidR="003A5DD3" w:rsidRPr="000523CF" w:rsidRDefault="003A5DD3" w:rsidP="007009EA">
      <w:pPr>
        <w:pStyle w:val="ListParagraph"/>
        <w:numPr>
          <w:ilvl w:val="0"/>
          <w:numId w:val="1"/>
        </w:numPr>
        <w:jc w:val="both"/>
        <w:rPr>
          <w:sz w:val="28"/>
          <w:szCs w:val="28"/>
        </w:rPr>
      </w:pPr>
      <w:r w:rsidRPr="000523CF">
        <w:rPr>
          <w:sz w:val="28"/>
          <w:szCs w:val="28"/>
        </w:rPr>
        <w:t xml:space="preserve">Payback period method </w:t>
      </w:r>
    </w:p>
    <w:p w14:paraId="689F255F" w14:textId="77777777" w:rsidR="003A5DD3" w:rsidRPr="000523CF" w:rsidRDefault="003A5DD3" w:rsidP="007009EA">
      <w:pPr>
        <w:pStyle w:val="ListParagraph"/>
        <w:numPr>
          <w:ilvl w:val="0"/>
          <w:numId w:val="4"/>
        </w:numPr>
        <w:jc w:val="both"/>
        <w:rPr>
          <w:sz w:val="28"/>
          <w:szCs w:val="28"/>
        </w:rPr>
      </w:pPr>
      <w:r w:rsidRPr="000523CF">
        <w:rPr>
          <w:sz w:val="28"/>
          <w:szCs w:val="28"/>
        </w:rPr>
        <w:t xml:space="preserve">Simple payback period </w:t>
      </w:r>
    </w:p>
    <w:p w14:paraId="3C698AA6" w14:textId="77777777" w:rsidR="003A5DD3" w:rsidRPr="000523CF" w:rsidRDefault="003A5DD3" w:rsidP="007009EA">
      <w:pPr>
        <w:pStyle w:val="ListParagraph"/>
        <w:numPr>
          <w:ilvl w:val="0"/>
          <w:numId w:val="4"/>
        </w:numPr>
        <w:jc w:val="both"/>
        <w:rPr>
          <w:sz w:val="28"/>
          <w:szCs w:val="28"/>
        </w:rPr>
      </w:pPr>
      <w:r w:rsidRPr="000523CF">
        <w:rPr>
          <w:sz w:val="28"/>
          <w:szCs w:val="28"/>
        </w:rPr>
        <w:t xml:space="preserve">Discounted payback period </w:t>
      </w:r>
    </w:p>
    <w:p w14:paraId="26479465" w14:textId="5D0428BA" w:rsidR="00F55A14" w:rsidRPr="000523CF" w:rsidRDefault="00F55A14" w:rsidP="00F55A14">
      <w:pPr>
        <w:pStyle w:val="ListParagraph"/>
        <w:numPr>
          <w:ilvl w:val="0"/>
          <w:numId w:val="1"/>
        </w:numPr>
        <w:jc w:val="both"/>
        <w:rPr>
          <w:sz w:val="28"/>
          <w:szCs w:val="28"/>
        </w:rPr>
      </w:pPr>
      <w:r w:rsidRPr="000523CF">
        <w:rPr>
          <w:sz w:val="28"/>
          <w:szCs w:val="28"/>
        </w:rPr>
        <w:t xml:space="preserve">Benefit Cost Ratio </w:t>
      </w:r>
    </w:p>
    <w:p w14:paraId="37F8D3AD" w14:textId="77777777" w:rsidR="00EA1D37" w:rsidRPr="000523CF" w:rsidRDefault="00EA1D37" w:rsidP="007009EA">
      <w:pPr>
        <w:jc w:val="both"/>
        <w:rPr>
          <w:b/>
          <w:sz w:val="28"/>
          <w:szCs w:val="28"/>
        </w:rPr>
      </w:pPr>
      <w:r w:rsidRPr="000523CF">
        <w:rPr>
          <w:b/>
          <w:sz w:val="28"/>
          <w:szCs w:val="28"/>
        </w:rPr>
        <w:t xml:space="preserve">Equivalent worth method </w:t>
      </w:r>
    </w:p>
    <w:p w14:paraId="5FDD77BA" w14:textId="77777777" w:rsidR="00EA1D37" w:rsidRDefault="00EA1D37" w:rsidP="007009EA">
      <w:pPr>
        <w:jc w:val="both"/>
        <w:rPr>
          <w:sz w:val="28"/>
          <w:szCs w:val="28"/>
        </w:rPr>
      </w:pPr>
      <w:r w:rsidRPr="000523CF">
        <w:rPr>
          <w:sz w:val="28"/>
          <w:szCs w:val="28"/>
        </w:rPr>
        <w:t xml:space="preserve">Equivalent </w:t>
      </w:r>
      <w:r w:rsidR="007009EA" w:rsidRPr="000523CF">
        <w:rPr>
          <w:sz w:val="28"/>
          <w:szCs w:val="28"/>
        </w:rPr>
        <w:t>worth</w:t>
      </w:r>
      <w:r w:rsidRPr="000523CF">
        <w:rPr>
          <w:sz w:val="28"/>
          <w:szCs w:val="28"/>
        </w:rPr>
        <w:t xml:space="preserve"> methods convert all cash flows into equivalent worth at </w:t>
      </w:r>
      <w:r w:rsidR="007009EA" w:rsidRPr="000523CF">
        <w:rPr>
          <w:sz w:val="28"/>
          <w:szCs w:val="28"/>
        </w:rPr>
        <w:t>some point of time present or annual or future by suing an interest rate equal to minimum attractive rate of return MARR</w:t>
      </w:r>
    </w:p>
    <w:p w14:paraId="60F02C0A" w14:textId="77777777" w:rsidR="0093221E" w:rsidRDefault="0093221E" w:rsidP="007009EA">
      <w:pPr>
        <w:jc w:val="both"/>
        <w:rPr>
          <w:sz w:val="28"/>
          <w:szCs w:val="28"/>
        </w:rPr>
      </w:pPr>
    </w:p>
    <w:p w14:paraId="5465946D" w14:textId="77777777" w:rsidR="0093221E" w:rsidRPr="000523CF" w:rsidRDefault="0093221E" w:rsidP="007009EA">
      <w:pPr>
        <w:jc w:val="both"/>
        <w:rPr>
          <w:sz w:val="28"/>
          <w:szCs w:val="28"/>
        </w:rPr>
      </w:pPr>
    </w:p>
    <w:p w14:paraId="4E46F947" w14:textId="77777777" w:rsidR="007009EA" w:rsidRPr="000523CF" w:rsidRDefault="007009EA" w:rsidP="007009EA">
      <w:pPr>
        <w:pStyle w:val="ListParagraph"/>
        <w:numPr>
          <w:ilvl w:val="0"/>
          <w:numId w:val="6"/>
        </w:numPr>
        <w:jc w:val="both"/>
        <w:rPr>
          <w:b/>
          <w:sz w:val="28"/>
          <w:szCs w:val="28"/>
        </w:rPr>
      </w:pPr>
      <w:r w:rsidRPr="000523CF">
        <w:rPr>
          <w:b/>
          <w:sz w:val="28"/>
          <w:szCs w:val="28"/>
        </w:rPr>
        <w:lastRenderedPageBreak/>
        <w:t>Present worth method PW</w:t>
      </w:r>
    </w:p>
    <w:p w14:paraId="13D6096A" w14:textId="77777777" w:rsidR="007009EA" w:rsidRPr="000523CF" w:rsidRDefault="007009EA" w:rsidP="007009EA">
      <w:pPr>
        <w:ind w:left="360"/>
        <w:jc w:val="both"/>
        <w:rPr>
          <w:sz w:val="28"/>
          <w:szCs w:val="28"/>
        </w:rPr>
      </w:pPr>
      <w:r w:rsidRPr="000523CF">
        <w:rPr>
          <w:sz w:val="28"/>
          <w:szCs w:val="28"/>
        </w:rPr>
        <w:t xml:space="preserve">Present worth method is based on the concept of equivalent worth of all cash flows to the base point or beginning point in time. Present worth or net present worth or net present value of a given series of cash flow is the equivalent value at the end of year zero or beginning of year one. Hence, according to this method, all cash inflows and outflows are discounted to the base point at an interest rate for the economic study period in the following manner. </w:t>
      </w:r>
    </w:p>
    <w:p w14:paraId="1533DB36" w14:textId="77777777" w:rsidR="00546321" w:rsidRPr="000523CF" w:rsidRDefault="00546321" w:rsidP="007009EA">
      <w:pPr>
        <w:ind w:left="360"/>
        <w:jc w:val="both"/>
        <w:rPr>
          <w:sz w:val="28"/>
          <w:szCs w:val="28"/>
        </w:rPr>
      </w:pPr>
      <w:r w:rsidRPr="000523CF">
        <w:rPr>
          <w:sz w:val="28"/>
          <w:szCs w:val="28"/>
        </w:rPr>
        <w:t>We can use to the formula of present value with annuity to calculate the present worth.</w:t>
      </w:r>
    </w:p>
    <w:p w14:paraId="016D66D6" w14:textId="77777777" w:rsidR="009E44CC" w:rsidRPr="000523CF" w:rsidRDefault="009E44CC" w:rsidP="009E44CC">
      <w:pPr>
        <w:pStyle w:val="NoSpacing"/>
        <w:jc w:val="both"/>
        <w:rPr>
          <w:sz w:val="28"/>
          <w:szCs w:val="28"/>
        </w:rPr>
      </w:pPr>
      <m:oMath>
        <m:r>
          <w:rPr>
            <w:rFonts w:ascii="Cambria Math" w:hAnsi="Cambria Math"/>
            <w:sz w:val="28"/>
            <w:szCs w:val="28"/>
          </w:rPr>
          <m:t>P=A</m:t>
        </m:r>
        <m:d>
          <m:dPr>
            <m:begChr m:val="["/>
            <m:endChr m:val="]"/>
            <m:ctrlPr>
              <w:rPr>
                <w:rFonts w:ascii="Cambria Math" w:hAnsi="Cambria Math"/>
                <w:i/>
                <w:sz w:val="28"/>
                <w:szCs w:val="28"/>
              </w:rPr>
            </m:ctrlPr>
          </m:dPr>
          <m:e>
            <m:f>
              <m:fPr>
                <m:ctrlPr>
                  <w:rPr>
                    <w:rFonts w:ascii="Cambria Math" w:hAnsi="Cambria Math"/>
                    <w:i/>
                    <w:sz w:val="28"/>
                    <w:szCs w:val="28"/>
                  </w:rPr>
                </m:ctrlPr>
              </m:fPr>
              <m:num>
                <m:m>
                  <m:mPr>
                    <m:mcs>
                      <m:mc>
                        <m:mcPr>
                          <m:count m:val="2"/>
                          <m:mcJc m:val="center"/>
                        </m:mcPr>
                      </m:mc>
                    </m:mcs>
                    <m:ctrlPr>
                      <w:rPr>
                        <w:rFonts w:ascii="Cambria Math" w:hAnsi="Cambria Math"/>
                        <w:i/>
                        <w:sz w:val="28"/>
                        <w:szCs w:val="28"/>
                      </w:rPr>
                    </m:ctrlPr>
                  </m:mPr>
                  <m:mr>
                    <m:e>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1+i)</m:t>
                          </m:r>
                        </m:e>
                        <m:sup>
                          <m:r>
                            <w:rPr>
                              <w:rFonts w:ascii="Cambria Math" w:hAnsi="Cambria Math"/>
                              <w:sz w:val="28"/>
                              <w:szCs w:val="28"/>
                            </w:rPr>
                            <m:t>N</m:t>
                          </m:r>
                        </m:sup>
                      </m:sSup>
                      <m:r>
                        <w:rPr>
                          <w:rFonts w:ascii="Cambria Math" w:hAnsi="Cambria Math"/>
                          <w:sz w:val="28"/>
                          <w:szCs w:val="28"/>
                        </w:rPr>
                        <m:t>+</m:t>
                      </m:r>
                    </m:e>
                    <m:e>
                      <m:r>
                        <w:rPr>
                          <w:rFonts w:ascii="Cambria Math" w:hAnsi="Cambria Math"/>
                          <w:sz w:val="28"/>
                          <w:szCs w:val="28"/>
                        </w:rPr>
                        <m:t>1</m:t>
                      </m:r>
                    </m:e>
                  </m:mr>
                </m:m>
              </m:num>
              <m:den>
                <m:r>
                  <w:rPr>
                    <w:rFonts w:ascii="Cambria Math" w:hAnsi="Cambria Math"/>
                    <w:sz w:val="28"/>
                    <w:szCs w:val="28"/>
                  </w:rPr>
                  <m:t>i</m:t>
                </m:r>
                <m:sSup>
                  <m:sSupPr>
                    <m:ctrlPr>
                      <w:rPr>
                        <w:rFonts w:ascii="Cambria Math" w:hAnsi="Cambria Math"/>
                        <w:i/>
                        <w:sz w:val="28"/>
                        <w:szCs w:val="28"/>
                      </w:rPr>
                    </m:ctrlPr>
                  </m:sSupPr>
                  <m:e>
                    <m:r>
                      <w:rPr>
                        <w:rFonts w:ascii="Cambria Math" w:hAnsi="Cambria Math"/>
                        <w:sz w:val="28"/>
                        <w:szCs w:val="28"/>
                      </w:rPr>
                      <m:t>(1+i)</m:t>
                    </m:r>
                  </m:e>
                  <m:sup>
                    <m:r>
                      <w:rPr>
                        <w:rFonts w:ascii="Cambria Math" w:hAnsi="Cambria Math"/>
                        <w:sz w:val="28"/>
                        <w:szCs w:val="28"/>
                      </w:rPr>
                      <m:t>N</m:t>
                    </m:r>
                  </m:sup>
                </m:sSup>
              </m:den>
            </m:f>
          </m:e>
        </m:d>
      </m:oMath>
      <w:r w:rsidRPr="000523CF">
        <w:rPr>
          <w:sz w:val="28"/>
          <w:szCs w:val="28"/>
        </w:rPr>
        <w:t xml:space="preserve">  </w:t>
      </w:r>
    </w:p>
    <w:p w14:paraId="5D0EC667" w14:textId="77777777" w:rsidR="00546321" w:rsidRPr="000523CF" w:rsidRDefault="00546321" w:rsidP="007009EA">
      <w:pPr>
        <w:ind w:left="360"/>
        <w:jc w:val="both"/>
        <w:rPr>
          <w:sz w:val="28"/>
          <w:szCs w:val="28"/>
        </w:rPr>
      </w:pPr>
      <w:r w:rsidRPr="000523CF">
        <w:rPr>
          <w:sz w:val="28"/>
          <w:szCs w:val="28"/>
        </w:rPr>
        <w:t xml:space="preserve">Present value formula for single cash if the salvage value is given in the question </w:t>
      </w:r>
    </w:p>
    <w:p w14:paraId="1ADE5322" w14:textId="77777777" w:rsidR="00546321" w:rsidRPr="000523CF" w:rsidRDefault="00546321" w:rsidP="007009EA">
      <w:pPr>
        <w:ind w:left="360"/>
        <w:jc w:val="both"/>
        <w:rPr>
          <w:sz w:val="28"/>
          <w:szCs w:val="28"/>
        </w:rPr>
      </w:pPr>
      <w:r w:rsidRPr="000523CF">
        <w:rPr>
          <w:sz w:val="28"/>
          <w:szCs w:val="28"/>
        </w:rPr>
        <w:t>P</w:t>
      </w:r>
      <w:proofErr w:type="gramStart"/>
      <w:r w:rsidRPr="000523CF">
        <w:rPr>
          <w:sz w:val="28"/>
          <w:szCs w:val="28"/>
        </w:rPr>
        <w:t>=  F</w:t>
      </w:r>
      <w:proofErr w:type="gramEnd"/>
      <w:r w:rsidRPr="000523CF">
        <w:rPr>
          <w:sz w:val="28"/>
          <w:szCs w:val="28"/>
        </w:rPr>
        <w:t>/(1+i)</w:t>
      </w:r>
    </w:p>
    <w:p w14:paraId="5E280C00" w14:textId="77777777" w:rsidR="00FE1777" w:rsidRPr="000523CF" w:rsidRDefault="00FE1777" w:rsidP="00311A05">
      <w:pPr>
        <w:pStyle w:val="NoSpacing"/>
        <w:rPr>
          <w:b/>
          <w:sz w:val="28"/>
          <w:szCs w:val="28"/>
        </w:rPr>
      </w:pPr>
      <w:r w:rsidRPr="000523CF">
        <w:rPr>
          <w:b/>
          <w:sz w:val="28"/>
          <w:szCs w:val="28"/>
        </w:rPr>
        <w:t>Decision rule</w:t>
      </w:r>
    </w:p>
    <w:p w14:paraId="4161553C" w14:textId="77777777" w:rsidR="00FE1777" w:rsidRPr="000523CF" w:rsidRDefault="00FE1777" w:rsidP="00311A05">
      <w:pPr>
        <w:pStyle w:val="NoSpacing"/>
        <w:rPr>
          <w:sz w:val="28"/>
          <w:szCs w:val="28"/>
        </w:rPr>
      </w:pPr>
      <w:r w:rsidRPr="000523CF">
        <w:rPr>
          <w:sz w:val="28"/>
          <w:szCs w:val="28"/>
        </w:rPr>
        <w:t xml:space="preserve">While using the PW method for economic evaluation of any project, we should consider the following decision rule. </w:t>
      </w:r>
    </w:p>
    <w:p w14:paraId="4E0FB497" w14:textId="77777777" w:rsidR="00FE1777" w:rsidRPr="000523CF" w:rsidRDefault="00FE1777" w:rsidP="00311A05">
      <w:pPr>
        <w:pStyle w:val="NoSpacing"/>
        <w:rPr>
          <w:sz w:val="28"/>
          <w:szCs w:val="28"/>
        </w:rPr>
      </w:pPr>
      <w:r w:rsidRPr="000523CF">
        <w:rPr>
          <w:sz w:val="28"/>
          <w:szCs w:val="28"/>
        </w:rPr>
        <w:t>If PW is greater than 0, accept the project</w:t>
      </w:r>
    </w:p>
    <w:p w14:paraId="4B8FDDDF" w14:textId="77777777" w:rsidR="00FE1777" w:rsidRPr="000523CF" w:rsidRDefault="00FE1777" w:rsidP="00311A05">
      <w:pPr>
        <w:pStyle w:val="NoSpacing"/>
        <w:rPr>
          <w:sz w:val="28"/>
          <w:szCs w:val="28"/>
        </w:rPr>
      </w:pPr>
      <w:r w:rsidRPr="000523CF">
        <w:rPr>
          <w:sz w:val="28"/>
          <w:szCs w:val="28"/>
        </w:rPr>
        <w:t xml:space="preserve">If PW is equal to 0, remain indifferent. </w:t>
      </w:r>
    </w:p>
    <w:p w14:paraId="693F85C2" w14:textId="77777777" w:rsidR="00FE1777" w:rsidRPr="000523CF" w:rsidRDefault="00FE1777" w:rsidP="00311A05">
      <w:pPr>
        <w:pStyle w:val="NoSpacing"/>
        <w:rPr>
          <w:sz w:val="28"/>
          <w:szCs w:val="28"/>
        </w:rPr>
      </w:pPr>
      <w:r w:rsidRPr="000523CF">
        <w:rPr>
          <w:sz w:val="28"/>
          <w:szCs w:val="28"/>
        </w:rPr>
        <w:t xml:space="preserve">If PW is less than 0, reject the project. </w:t>
      </w:r>
    </w:p>
    <w:p w14:paraId="766632D8" w14:textId="77777777" w:rsidR="00546321" w:rsidRPr="000523CF" w:rsidRDefault="00546321" w:rsidP="00311A05">
      <w:pPr>
        <w:pStyle w:val="NoSpacing"/>
        <w:rPr>
          <w:b/>
          <w:sz w:val="28"/>
          <w:szCs w:val="28"/>
        </w:rPr>
      </w:pPr>
      <w:r w:rsidRPr="000523CF">
        <w:rPr>
          <w:b/>
          <w:sz w:val="28"/>
          <w:szCs w:val="28"/>
        </w:rPr>
        <w:t xml:space="preserve">Example </w:t>
      </w:r>
    </w:p>
    <w:p w14:paraId="49B97AF5" w14:textId="77777777" w:rsidR="00546321" w:rsidRPr="000523CF" w:rsidRDefault="00546321" w:rsidP="00311A05">
      <w:pPr>
        <w:pStyle w:val="NoSpacing"/>
        <w:rPr>
          <w:sz w:val="28"/>
          <w:szCs w:val="28"/>
        </w:rPr>
      </w:pPr>
      <w:r w:rsidRPr="000523CF">
        <w:rPr>
          <w:sz w:val="28"/>
          <w:szCs w:val="28"/>
        </w:rPr>
        <w:t>A new compute costing of Rs. 100000 is estimated to have life of 10 years and expected annual revenue Rs. 20000 with annual cost Rs. 5000. Determine the investment decision to this computer if salvage value is Rs. 25000 and MARR is 10%</w:t>
      </w:r>
      <w:r w:rsidR="00FE1777" w:rsidRPr="000523CF">
        <w:rPr>
          <w:sz w:val="28"/>
          <w:szCs w:val="28"/>
        </w:rPr>
        <w:t xml:space="preserve"> per </w:t>
      </w:r>
      <w:r w:rsidR="009D5020" w:rsidRPr="000523CF">
        <w:rPr>
          <w:sz w:val="28"/>
          <w:szCs w:val="28"/>
        </w:rPr>
        <w:t>year. Make</w:t>
      </w:r>
      <w:r w:rsidR="00FE1777" w:rsidRPr="000523CF">
        <w:rPr>
          <w:sz w:val="28"/>
          <w:szCs w:val="28"/>
        </w:rPr>
        <w:t xml:space="preserve"> also cash flow </w:t>
      </w:r>
      <w:r w:rsidR="00F72453" w:rsidRPr="000523CF">
        <w:rPr>
          <w:sz w:val="28"/>
          <w:szCs w:val="28"/>
        </w:rPr>
        <w:t>diagram.</w:t>
      </w:r>
      <w:r w:rsidR="00FE1777" w:rsidRPr="000523CF">
        <w:rPr>
          <w:sz w:val="28"/>
          <w:szCs w:val="28"/>
        </w:rPr>
        <w:t xml:space="preserve">  </w:t>
      </w:r>
    </w:p>
    <w:p w14:paraId="6BAEF7D2" w14:textId="77777777" w:rsidR="00FE1777" w:rsidRPr="000523CF" w:rsidRDefault="00FE1777" w:rsidP="00311A05">
      <w:pPr>
        <w:pStyle w:val="NoSpacing"/>
        <w:rPr>
          <w:sz w:val="28"/>
          <w:szCs w:val="28"/>
        </w:rPr>
      </w:pPr>
      <w:r w:rsidRPr="000523CF">
        <w:rPr>
          <w:sz w:val="28"/>
          <w:szCs w:val="28"/>
        </w:rPr>
        <w:t xml:space="preserve">Solution: </w:t>
      </w:r>
    </w:p>
    <w:p w14:paraId="326625EE" w14:textId="77777777" w:rsidR="00FE1777" w:rsidRPr="000523CF" w:rsidRDefault="00FE1777" w:rsidP="00311A05">
      <w:pPr>
        <w:pStyle w:val="NoSpacing"/>
        <w:rPr>
          <w:sz w:val="28"/>
          <w:szCs w:val="28"/>
        </w:rPr>
      </w:pPr>
      <w:r w:rsidRPr="000523CF">
        <w:rPr>
          <w:sz w:val="28"/>
          <w:szCs w:val="28"/>
        </w:rPr>
        <w:t xml:space="preserve">Given: </w:t>
      </w:r>
    </w:p>
    <w:p w14:paraId="13C9F202" w14:textId="77777777" w:rsidR="00FE1777" w:rsidRPr="000523CF" w:rsidRDefault="00FE1777" w:rsidP="00311A05">
      <w:pPr>
        <w:pStyle w:val="NoSpacing"/>
        <w:rPr>
          <w:sz w:val="28"/>
          <w:szCs w:val="28"/>
        </w:rPr>
      </w:pPr>
      <w:r w:rsidRPr="000523CF">
        <w:rPr>
          <w:sz w:val="28"/>
          <w:szCs w:val="28"/>
        </w:rPr>
        <w:t>Initial investment I = Rs. 100000</w:t>
      </w:r>
    </w:p>
    <w:p w14:paraId="4555E256" w14:textId="77777777" w:rsidR="00FE1777" w:rsidRPr="000523CF" w:rsidRDefault="00FE1777" w:rsidP="00311A05">
      <w:pPr>
        <w:pStyle w:val="NoSpacing"/>
        <w:rPr>
          <w:sz w:val="28"/>
          <w:szCs w:val="28"/>
        </w:rPr>
      </w:pPr>
      <w:r w:rsidRPr="000523CF">
        <w:rPr>
          <w:sz w:val="28"/>
          <w:szCs w:val="28"/>
        </w:rPr>
        <w:t>Annual revenue R= Rs. 20000</w:t>
      </w:r>
    </w:p>
    <w:p w14:paraId="0AD8CC25" w14:textId="77777777" w:rsidR="00FE1777" w:rsidRPr="000523CF" w:rsidRDefault="00FE1777" w:rsidP="00311A05">
      <w:pPr>
        <w:pStyle w:val="NoSpacing"/>
        <w:rPr>
          <w:sz w:val="28"/>
          <w:szCs w:val="28"/>
        </w:rPr>
      </w:pPr>
      <w:r w:rsidRPr="000523CF">
        <w:rPr>
          <w:sz w:val="28"/>
          <w:szCs w:val="28"/>
        </w:rPr>
        <w:t>Annual expense E=Rs. 5000</w:t>
      </w:r>
    </w:p>
    <w:p w14:paraId="3A1C652F" w14:textId="77777777" w:rsidR="00FE1777" w:rsidRPr="000523CF" w:rsidRDefault="00FE1777" w:rsidP="00311A05">
      <w:pPr>
        <w:pStyle w:val="NoSpacing"/>
        <w:rPr>
          <w:sz w:val="28"/>
          <w:szCs w:val="28"/>
        </w:rPr>
      </w:pPr>
      <w:r w:rsidRPr="000523CF">
        <w:rPr>
          <w:sz w:val="28"/>
          <w:szCs w:val="28"/>
        </w:rPr>
        <w:t>Salvage value S= Rs. 25000</w:t>
      </w:r>
    </w:p>
    <w:p w14:paraId="6E628953" w14:textId="77777777" w:rsidR="00FE1777" w:rsidRPr="000523CF" w:rsidRDefault="00FE1777" w:rsidP="00311A05">
      <w:pPr>
        <w:pStyle w:val="NoSpacing"/>
        <w:rPr>
          <w:sz w:val="28"/>
          <w:szCs w:val="28"/>
        </w:rPr>
      </w:pPr>
      <w:r w:rsidRPr="000523CF">
        <w:rPr>
          <w:sz w:val="28"/>
          <w:szCs w:val="28"/>
        </w:rPr>
        <w:t xml:space="preserve">Useful line N= 10 years </w:t>
      </w:r>
    </w:p>
    <w:p w14:paraId="553B1968" w14:textId="77777777" w:rsidR="00FE1777" w:rsidRPr="000523CF" w:rsidRDefault="00FE1777" w:rsidP="00311A05">
      <w:pPr>
        <w:pStyle w:val="NoSpacing"/>
        <w:rPr>
          <w:sz w:val="28"/>
          <w:szCs w:val="28"/>
        </w:rPr>
      </w:pPr>
      <w:r w:rsidRPr="000523CF">
        <w:rPr>
          <w:sz w:val="28"/>
          <w:szCs w:val="28"/>
        </w:rPr>
        <w:t>MARR= 10%</w:t>
      </w:r>
    </w:p>
    <w:p w14:paraId="574A861E" w14:textId="77777777" w:rsidR="00FE1777" w:rsidRPr="000523CF" w:rsidRDefault="00FE1777" w:rsidP="00311A05">
      <w:pPr>
        <w:pStyle w:val="NoSpacing"/>
        <w:rPr>
          <w:sz w:val="28"/>
          <w:szCs w:val="28"/>
        </w:rPr>
      </w:pPr>
      <w:r w:rsidRPr="000523CF">
        <w:rPr>
          <w:sz w:val="28"/>
          <w:szCs w:val="28"/>
        </w:rPr>
        <w:t xml:space="preserve">Using present worth formula </w:t>
      </w:r>
    </w:p>
    <w:p w14:paraId="610816D8" w14:textId="77777777" w:rsidR="007B34C9" w:rsidRPr="000523CF" w:rsidRDefault="007B34C9" w:rsidP="00311A05">
      <w:pPr>
        <w:pStyle w:val="NoSpacing"/>
        <w:rPr>
          <w:sz w:val="28"/>
          <w:szCs w:val="28"/>
        </w:rPr>
      </w:pPr>
      <w:proofErr w:type="gramStart"/>
      <w:r w:rsidRPr="000523CF">
        <w:rPr>
          <w:sz w:val="28"/>
          <w:szCs w:val="28"/>
        </w:rPr>
        <w:t>PW(</w:t>
      </w:r>
      <w:proofErr w:type="gramEnd"/>
      <w:r w:rsidRPr="000523CF">
        <w:rPr>
          <w:sz w:val="28"/>
          <w:szCs w:val="28"/>
        </w:rPr>
        <w:t>10</w:t>
      </w:r>
      <w:proofErr w:type="gramStart"/>
      <w:r w:rsidRPr="000523CF">
        <w:rPr>
          <w:sz w:val="28"/>
          <w:szCs w:val="28"/>
        </w:rPr>
        <w:t>%)=</w:t>
      </w:r>
      <w:proofErr w:type="gramEnd"/>
      <w:r w:rsidRPr="000523CF">
        <w:rPr>
          <w:sz w:val="28"/>
          <w:szCs w:val="28"/>
        </w:rPr>
        <w:t xml:space="preserve"> -100000+(20000-</w:t>
      </w:r>
      <w:proofErr w:type="gramStart"/>
      <w:r w:rsidRPr="000523CF">
        <w:rPr>
          <w:sz w:val="28"/>
          <w:szCs w:val="28"/>
        </w:rPr>
        <w:t>5000)(</w:t>
      </w:r>
      <w:proofErr w:type="gramEnd"/>
      <w:r w:rsidRPr="000523CF">
        <w:rPr>
          <w:sz w:val="28"/>
          <w:szCs w:val="28"/>
        </w:rPr>
        <w:t xml:space="preserve">P/A,10%, 10 </w:t>
      </w:r>
      <w:proofErr w:type="gramStart"/>
      <w:r w:rsidRPr="000523CF">
        <w:rPr>
          <w:sz w:val="28"/>
          <w:szCs w:val="28"/>
        </w:rPr>
        <w:t>yrs)+</w:t>
      </w:r>
      <w:proofErr w:type="gramEnd"/>
      <w:r w:rsidRPr="000523CF">
        <w:rPr>
          <w:sz w:val="28"/>
          <w:szCs w:val="28"/>
        </w:rPr>
        <w:t xml:space="preserve"> 25000(P,10%, 10 yrs)</w:t>
      </w:r>
    </w:p>
    <w:p w14:paraId="0E615688" w14:textId="77777777" w:rsidR="007B34C9" w:rsidRPr="000523CF" w:rsidRDefault="00F72453" w:rsidP="00311A05">
      <w:pPr>
        <w:pStyle w:val="NoSpacing"/>
        <w:rPr>
          <w:sz w:val="28"/>
          <w:szCs w:val="28"/>
        </w:rPr>
      </w:pPr>
      <w:r w:rsidRPr="000523CF">
        <w:rPr>
          <w:b/>
          <w:sz w:val="28"/>
          <w:szCs w:val="28"/>
        </w:rPr>
        <w:t>Example:</w:t>
      </w:r>
      <w:r w:rsidRPr="000523CF">
        <w:rPr>
          <w:sz w:val="28"/>
          <w:szCs w:val="28"/>
        </w:rPr>
        <w:t xml:space="preserve"> </w:t>
      </w:r>
      <w:r w:rsidR="001358BC" w:rsidRPr="000523CF">
        <w:rPr>
          <w:sz w:val="28"/>
          <w:szCs w:val="28"/>
        </w:rPr>
        <w:t>Evaluate</w:t>
      </w:r>
      <w:r w:rsidR="007B34C9" w:rsidRPr="000523CF">
        <w:rPr>
          <w:sz w:val="28"/>
          <w:szCs w:val="28"/>
        </w:rPr>
        <w:t xml:space="preserve"> machine X on the basis of PW method when the </w:t>
      </w:r>
      <w:r w:rsidR="001358BC" w:rsidRPr="000523CF">
        <w:rPr>
          <w:sz w:val="28"/>
          <w:szCs w:val="28"/>
        </w:rPr>
        <w:t>cash</w:t>
      </w:r>
      <w:r w:rsidR="007B34C9" w:rsidRPr="000523CF">
        <w:rPr>
          <w:sz w:val="28"/>
          <w:szCs w:val="28"/>
        </w:rPr>
        <w:t xml:space="preserve"> flows are given as follows: </w:t>
      </w:r>
    </w:p>
    <w:p w14:paraId="47414EC3" w14:textId="77777777" w:rsidR="007B34C9" w:rsidRPr="000523CF" w:rsidRDefault="007B34C9" w:rsidP="00311A05">
      <w:pPr>
        <w:pStyle w:val="NoSpacing"/>
        <w:rPr>
          <w:sz w:val="28"/>
          <w:szCs w:val="28"/>
        </w:rPr>
      </w:pPr>
      <w:r w:rsidRPr="000523CF">
        <w:rPr>
          <w:sz w:val="28"/>
          <w:szCs w:val="28"/>
        </w:rPr>
        <w:lastRenderedPageBreak/>
        <w:t>Initial investment = Rs 10000</w:t>
      </w:r>
    </w:p>
    <w:p w14:paraId="2F7760E3" w14:textId="77777777" w:rsidR="007B34C9" w:rsidRPr="000523CF" w:rsidRDefault="007B34C9" w:rsidP="00311A05">
      <w:pPr>
        <w:pStyle w:val="NoSpacing"/>
        <w:rPr>
          <w:sz w:val="28"/>
          <w:szCs w:val="28"/>
        </w:rPr>
      </w:pPr>
      <w:r w:rsidRPr="000523CF">
        <w:rPr>
          <w:sz w:val="28"/>
          <w:szCs w:val="28"/>
        </w:rPr>
        <w:t>Annual expense= Rs 3000</w:t>
      </w:r>
    </w:p>
    <w:p w14:paraId="11CCBA56" w14:textId="77777777" w:rsidR="007B34C9" w:rsidRPr="000523CF" w:rsidRDefault="007B34C9" w:rsidP="00311A05">
      <w:pPr>
        <w:pStyle w:val="NoSpacing"/>
        <w:rPr>
          <w:sz w:val="28"/>
          <w:szCs w:val="28"/>
        </w:rPr>
      </w:pPr>
      <w:r w:rsidRPr="000523CF">
        <w:rPr>
          <w:sz w:val="28"/>
          <w:szCs w:val="28"/>
        </w:rPr>
        <w:t>Annual revenue = Rs 5310</w:t>
      </w:r>
    </w:p>
    <w:p w14:paraId="76152EDC" w14:textId="77777777" w:rsidR="007B34C9" w:rsidRPr="000523CF" w:rsidRDefault="001358BC" w:rsidP="00311A05">
      <w:pPr>
        <w:pStyle w:val="NoSpacing"/>
        <w:rPr>
          <w:sz w:val="28"/>
          <w:szCs w:val="28"/>
        </w:rPr>
      </w:pPr>
      <w:r w:rsidRPr="000523CF">
        <w:rPr>
          <w:sz w:val="28"/>
          <w:szCs w:val="28"/>
        </w:rPr>
        <w:t>Salvage value= Rs 2000</w:t>
      </w:r>
    </w:p>
    <w:p w14:paraId="25B3A1EA" w14:textId="77777777" w:rsidR="001358BC" w:rsidRPr="000523CF" w:rsidRDefault="001358BC" w:rsidP="00311A05">
      <w:pPr>
        <w:pStyle w:val="NoSpacing"/>
        <w:rPr>
          <w:sz w:val="28"/>
          <w:szCs w:val="28"/>
        </w:rPr>
      </w:pPr>
      <w:r w:rsidRPr="000523CF">
        <w:rPr>
          <w:sz w:val="28"/>
          <w:szCs w:val="28"/>
        </w:rPr>
        <w:t xml:space="preserve">Useful life =5years </w:t>
      </w:r>
    </w:p>
    <w:p w14:paraId="77574860" w14:textId="77777777" w:rsidR="001358BC" w:rsidRPr="000523CF" w:rsidRDefault="001358BC" w:rsidP="00311A05">
      <w:pPr>
        <w:pStyle w:val="NoSpacing"/>
        <w:rPr>
          <w:sz w:val="28"/>
          <w:szCs w:val="28"/>
        </w:rPr>
      </w:pPr>
      <w:r w:rsidRPr="000523CF">
        <w:rPr>
          <w:sz w:val="28"/>
          <w:szCs w:val="28"/>
        </w:rPr>
        <w:t>MARR=10%</w:t>
      </w:r>
    </w:p>
    <w:p w14:paraId="6A8077D2" w14:textId="77777777" w:rsidR="001358BC" w:rsidRPr="000523CF" w:rsidRDefault="001358BC" w:rsidP="00311A05">
      <w:pPr>
        <w:pStyle w:val="NoSpacing"/>
        <w:rPr>
          <w:sz w:val="28"/>
          <w:szCs w:val="28"/>
        </w:rPr>
      </w:pPr>
      <w:r w:rsidRPr="000523CF">
        <w:rPr>
          <w:sz w:val="28"/>
          <w:szCs w:val="28"/>
        </w:rPr>
        <w:t xml:space="preserve">Solution </w:t>
      </w:r>
    </w:p>
    <w:p w14:paraId="5D819153" w14:textId="77777777" w:rsidR="001358BC" w:rsidRPr="000523CF" w:rsidRDefault="001358BC" w:rsidP="00311A05">
      <w:pPr>
        <w:pStyle w:val="NoSpacing"/>
        <w:rPr>
          <w:sz w:val="28"/>
          <w:szCs w:val="28"/>
        </w:rPr>
      </w:pPr>
      <w:r w:rsidRPr="000523CF">
        <w:rPr>
          <w:sz w:val="28"/>
          <w:szCs w:val="28"/>
        </w:rPr>
        <w:t xml:space="preserve">Given </w:t>
      </w:r>
    </w:p>
    <w:p w14:paraId="4EB0F56B" w14:textId="77777777" w:rsidR="001358BC" w:rsidRPr="000523CF" w:rsidRDefault="001358BC" w:rsidP="00311A05">
      <w:pPr>
        <w:pStyle w:val="NoSpacing"/>
        <w:rPr>
          <w:sz w:val="28"/>
          <w:szCs w:val="28"/>
        </w:rPr>
      </w:pPr>
      <w:r w:rsidRPr="000523CF">
        <w:rPr>
          <w:sz w:val="28"/>
          <w:szCs w:val="28"/>
        </w:rPr>
        <w:t>Initial investment I = Rs. 10000</w:t>
      </w:r>
    </w:p>
    <w:p w14:paraId="75C3E2A8" w14:textId="77777777" w:rsidR="001358BC" w:rsidRPr="000523CF" w:rsidRDefault="001358BC" w:rsidP="00311A05">
      <w:pPr>
        <w:pStyle w:val="NoSpacing"/>
        <w:rPr>
          <w:sz w:val="28"/>
          <w:szCs w:val="28"/>
        </w:rPr>
      </w:pPr>
      <w:r w:rsidRPr="000523CF">
        <w:rPr>
          <w:sz w:val="28"/>
          <w:szCs w:val="28"/>
        </w:rPr>
        <w:t>Annual revenue R= Rs. 5310</w:t>
      </w:r>
    </w:p>
    <w:p w14:paraId="76DB5099" w14:textId="77777777" w:rsidR="001358BC" w:rsidRPr="000523CF" w:rsidRDefault="001358BC" w:rsidP="00311A05">
      <w:pPr>
        <w:pStyle w:val="NoSpacing"/>
        <w:rPr>
          <w:sz w:val="28"/>
          <w:szCs w:val="28"/>
        </w:rPr>
      </w:pPr>
      <w:r w:rsidRPr="000523CF">
        <w:rPr>
          <w:sz w:val="28"/>
          <w:szCs w:val="28"/>
        </w:rPr>
        <w:t>Annual expense E=Rs. 3000</w:t>
      </w:r>
    </w:p>
    <w:p w14:paraId="56AFEA4D" w14:textId="77777777" w:rsidR="001358BC" w:rsidRPr="000523CF" w:rsidRDefault="001358BC" w:rsidP="00311A05">
      <w:pPr>
        <w:pStyle w:val="NoSpacing"/>
        <w:rPr>
          <w:sz w:val="28"/>
          <w:szCs w:val="28"/>
        </w:rPr>
      </w:pPr>
      <w:r w:rsidRPr="000523CF">
        <w:rPr>
          <w:sz w:val="28"/>
          <w:szCs w:val="28"/>
        </w:rPr>
        <w:t>Salvage value S= Rs. 2000</w:t>
      </w:r>
    </w:p>
    <w:p w14:paraId="35BC7B64" w14:textId="77777777" w:rsidR="001358BC" w:rsidRPr="000523CF" w:rsidRDefault="001358BC" w:rsidP="00311A05">
      <w:pPr>
        <w:pStyle w:val="NoSpacing"/>
        <w:rPr>
          <w:sz w:val="28"/>
          <w:szCs w:val="28"/>
        </w:rPr>
      </w:pPr>
      <w:r w:rsidRPr="000523CF">
        <w:rPr>
          <w:sz w:val="28"/>
          <w:szCs w:val="28"/>
        </w:rPr>
        <w:t xml:space="preserve">Useful line N= 5years </w:t>
      </w:r>
    </w:p>
    <w:p w14:paraId="1AD688FE" w14:textId="77777777" w:rsidR="001358BC" w:rsidRPr="000523CF" w:rsidRDefault="001358BC" w:rsidP="00311A05">
      <w:pPr>
        <w:pStyle w:val="NoSpacing"/>
        <w:rPr>
          <w:sz w:val="28"/>
          <w:szCs w:val="28"/>
        </w:rPr>
      </w:pPr>
      <w:r w:rsidRPr="000523CF">
        <w:rPr>
          <w:sz w:val="28"/>
          <w:szCs w:val="28"/>
        </w:rPr>
        <w:t>MARR= 10%</w:t>
      </w:r>
    </w:p>
    <w:p w14:paraId="33522DB3" w14:textId="77777777" w:rsidR="001358BC" w:rsidRPr="000523CF" w:rsidRDefault="001358BC" w:rsidP="00311A05">
      <w:pPr>
        <w:pStyle w:val="NoSpacing"/>
        <w:rPr>
          <w:sz w:val="28"/>
          <w:szCs w:val="28"/>
        </w:rPr>
      </w:pPr>
      <w:r w:rsidRPr="000523CF">
        <w:rPr>
          <w:sz w:val="28"/>
          <w:szCs w:val="28"/>
        </w:rPr>
        <w:t xml:space="preserve">Using present worth formula </w:t>
      </w:r>
    </w:p>
    <w:p w14:paraId="72AFF30E" w14:textId="77777777" w:rsidR="001358BC" w:rsidRPr="000523CF" w:rsidRDefault="001358BC" w:rsidP="00311A05">
      <w:pPr>
        <w:pStyle w:val="NoSpacing"/>
        <w:rPr>
          <w:sz w:val="28"/>
          <w:szCs w:val="28"/>
        </w:rPr>
      </w:pPr>
      <w:proofErr w:type="gramStart"/>
      <w:r w:rsidRPr="000523CF">
        <w:rPr>
          <w:sz w:val="28"/>
          <w:szCs w:val="28"/>
        </w:rPr>
        <w:t>PW(</w:t>
      </w:r>
      <w:proofErr w:type="gramEnd"/>
      <w:r w:rsidRPr="000523CF">
        <w:rPr>
          <w:sz w:val="28"/>
          <w:szCs w:val="28"/>
        </w:rPr>
        <w:t>10</w:t>
      </w:r>
      <w:proofErr w:type="gramStart"/>
      <w:r w:rsidRPr="000523CF">
        <w:rPr>
          <w:sz w:val="28"/>
          <w:szCs w:val="28"/>
        </w:rPr>
        <w:t>%)=</w:t>
      </w:r>
      <w:proofErr w:type="gramEnd"/>
      <w:r w:rsidRPr="000523CF">
        <w:rPr>
          <w:sz w:val="28"/>
          <w:szCs w:val="28"/>
        </w:rPr>
        <w:t xml:space="preserve"> -10000+(5310-</w:t>
      </w:r>
      <w:proofErr w:type="gramStart"/>
      <w:r w:rsidRPr="000523CF">
        <w:rPr>
          <w:sz w:val="28"/>
          <w:szCs w:val="28"/>
        </w:rPr>
        <w:t>3000)(</w:t>
      </w:r>
      <w:proofErr w:type="gramEnd"/>
      <w:r w:rsidRPr="000523CF">
        <w:rPr>
          <w:sz w:val="28"/>
          <w:szCs w:val="28"/>
        </w:rPr>
        <w:t xml:space="preserve">P/A,10%, 5 </w:t>
      </w:r>
      <w:proofErr w:type="gramStart"/>
      <w:r w:rsidRPr="000523CF">
        <w:rPr>
          <w:sz w:val="28"/>
          <w:szCs w:val="28"/>
        </w:rPr>
        <w:t>yrs)+</w:t>
      </w:r>
      <w:proofErr w:type="gramEnd"/>
      <w:r w:rsidRPr="000523CF">
        <w:rPr>
          <w:sz w:val="28"/>
          <w:szCs w:val="28"/>
        </w:rPr>
        <w:t xml:space="preserve"> 25000(P,10%, 5 yrs)</w:t>
      </w:r>
    </w:p>
    <w:p w14:paraId="630C67C7" w14:textId="77777777" w:rsidR="001358BC" w:rsidRPr="000523CF" w:rsidRDefault="001358BC" w:rsidP="00311A05">
      <w:pPr>
        <w:pStyle w:val="NoSpacing"/>
        <w:rPr>
          <w:b/>
          <w:sz w:val="28"/>
          <w:szCs w:val="28"/>
        </w:rPr>
      </w:pPr>
      <w:r w:rsidRPr="000523CF">
        <w:rPr>
          <w:b/>
          <w:sz w:val="28"/>
          <w:szCs w:val="28"/>
        </w:rPr>
        <w:t xml:space="preserve">Example </w:t>
      </w:r>
    </w:p>
    <w:p w14:paraId="6DF63BB2" w14:textId="77777777" w:rsidR="001358BC" w:rsidRPr="000523CF" w:rsidRDefault="001358BC" w:rsidP="00311A05">
      <w:pPr>
        <w:pStyle w:val="NoSpacing"/>
        <w:rPr>
          <w:sz w:val="28"/>
          <w:szCs w:val="28"/>
        </w:rPr>
      </w:pPr>
      <w:r w:rsidRPr="000523CF">
        <w:rPr>
          <w:sz w:val="28"/>
          <w:szCs w:val="28"/>
        </w:rPr>
        <w:t xml:space="preserve">Cosmos College needs </w:t>
      </w:r>
      <w:r w:rsidR="00244E21" w:rsidRPr="000523CF">
        <w:rPr>
          <w:sz w:val="28"/>
          <w:szCs w:val="28"/>
        </w:rPr>
        <w:t>equipment</w:t>
      </w:r>
      <w:r w:rsidRPr="000523CF">
        <w:rPr>
          <w:sz w:val="28"/>
          <w:szCs w:val="28"/>
        </w:rPr>
        <w:t xml:space="preserve"> costing of Rs 500000 and its salvage value will be Rs 50000 at the end of 5 years. But the supplier gives another option to provide same equipment on hire</w:t>
      </w:r>
      <w:r w:rsidR="009B13DC" w:rsidRPr="000523CF">
        <w:rPr>
          <w:sz w:val="28"/>
          <w:szCs w:val="28"/>
        </w:rPr>
        <w:t xml:space="preserve"> Rs 60000 per year for </w:t>
      </w:r>
      <w:r w:rsidRPr="000523CF">
        <w:rPr>
          <w:sz w:val="28"/>
          <w:szCs w:val="28"/>
        </w:rPr>
        <w:t xml:space="preserve">5 years. Determine which option is economically beneficial for the college when MARR is 10%. </w:t>
      </w:r>
    </w:p>
    <w:p w14:paraId="1A5D05EA" w14:textId="77777777" w:rsidR="009B13DC" w:rsidRPr="000523CF" w:rsidRDefault="00F72453" w:rsidP="00311A05">
      <w:pPr>
        <w:pStyle w:val="NoSpacing"/>
        <w:rPr>
          <w:sz w:val="28"/>
          <w:szCs w:val="28"/>
        </w:rPr>
      </w:pPr>
      <w:r w:rsidRPr="000523CF">
        <w:rPr>
          <w:b/>
          <w:sz w:val="28"/>
          <w:szCs w:val="28"/>
        </w:rPr>
        <w:t>Example:</w:t>
      </w:r>
      <w:r w:rsidRPr="000523CF">
        <w:rPr>
          <w:sz w:val="28"/>
          <w:szCs w:val="28"/>
        </w:rPr>
        <w:t xml:space="preserve"> </w:t>
      </w:r>
      <w:r w:rsidR="009B13DC" w:rsidRPr="000523CF">
        <w:rPr>
          <w:sz w:val="28"/>
          <w:szCs w:val="28"/>
        </w:rPr>
        <w:t xml:space="preserve">Consider following cash flows for a proposed manufacturing plant. </w:t>
      </w:r>
    </w:p>
    <w:p w14:paraId="7DB8AB5C" w14:textId="77777777" w:rsidR="009B13DC" w:rsidRPr="000523CF" w:rsidRDefault="009B13DC" w:rsidP="00311A05">
      <w:pPr>
        <w:pStyle w:val="NoSpacing"/>
        <w:rPr>
          <w:sz w:val="28"/>
          <w:szCs w:val="28"/>
        </w:rPr>
      </w:pPr>
      <w:r w:rsidRPr="000523CF">
        <w:rPr>
          <w:sz w:val="28"/>
          <w:szCs w:val="28"/>
        </w:rPr>
        <w:t xml:space="preserve">Land </w:t>
      </w:r>
      <w:r w:rsidR="009D5020" w:rsidRPr="000523CF">
        <w:rPr>
          <w:sz w:val="28"/>
          <w:szCs w:val="28"/>
        </w:rPr>
        <w:t>cost:</w:t>
      </w:r>
      <w:r w:rsidRPr="000523CF">
        <w:rPr>
          <w:sz w:val="28"/>
          <w:szCs w:val="28"/>
        </w:rPr>
        <w:t xml:space="preserve"> Rs 1000000</w:t>
      </w:r>
    </w:p>
    <w:p w14:paraId="3092E1F5" w14:textId="77777777" w:rsidR="009B13DC" w:rsidRPr="000523CF" w:rsidRDefault="009B13DC" w:rsidP="00311A05">
      <w:pPr>
        <w:pStyle w:val="NoSpacing"/>
        <w:rPr>
          <w:sz w:val="28"/>
          <w:szCs w:val="28"/>
        </w:rPr>
      </w:pPr>
      <w:r w:rsidRPr="000523CF">
        <w:rPr>
          <w:sz w:val="28"/>
          <w:szCs w:val="28"/>
        </w:rPr>
        <w:t>Building cost RS 1200000</w:t>
      </w:r>
    </w:p>
    <w:p w14:paraId="0DF33F76" w14:textId="77777777" w:rsidR="009B13DC" w:rsidRPr="000523CF" w:rsidRDefault="009B13DC" w:rsidP="00311A05">
      <w:pPr>
        <w:pStyle w:val="NoSpacing"/>
        <w:rPr>
          <w:sz w:val="28"/>
          <w:szCs w:val="28"/>
        </w:rPr>
      </w:pPr>
      <w:r w:rsidRPr="000523CF">
        <w:rPr>
          <w:sz w:val="28"/>
          <w:szCs w:val="28"/>
        </w:rPr>
        <w:t>Equipment Rs 400000</w:t>
      </w:r>
    </w:p>
    <w:p w14:paraId="47D641F9" w14:textId="77777777" w:rsidR="009B13DC" w:rsidRPr="000523CF" w:rsidRDefault="009B13DC" w:rsidP="00311A05">
      <w:pPr>
        <w:pStyle w:val="NoSpacing"/>
        <w:rPr>
          <w:sz w:val="28"/>
          <w:szCs w:val="28"/>
        </w:rPr>
      </w:pPr>
      <w:r w:rsidRPr="000523CF">
        <w:rPr>
          <w:sz w:val="28"/>
          <w:szCs w:val="28"/>
        </w:rPr>
        <w:t xml:space="preserve">Sales revenue 1500000 per year for 10 years </w:t>
      </w:r>
    </w:p>
    <w:p w14:paraId="01ADB877" w14:textId="77777777" w:rsidR="009B13DC" w:rsidRPr="000523CF" w:rsidRDefault="009B13DC" w:rsidP="00311A05">
      <w:pPr>
        <w:pStyle w:val="NoSpacing"/>
        <w:rPr>
          <w:sz w:val="28"/>
          <w:szCs w:val="28"/>
        </w:rPr>
      </w:pPr>
      <w:r w:rsidRPr="000523CF">
        <w:rPr>
          <w:sz w:val="28"/>
          <w:szCs w:val="28"/>
        </w:rPr>
        <w:t>Salvage value after 10 years will be as follows</w:t>
      </w:r>
    </w:p>
    <w:p w14:paraId="008A59E4" w14:textId="77777777" w:rsidR="009B13DC" w:rsidRPr="000523CF" w:rsidRDefault="009B13DC" w:rsidP="00311A05">
      <w:pPr>
        <w:pStyle w:val="NoSpacing"/>
        <w:rPr>
          <w:sz w:val="28"/>
          <w:szCs w:val="28"/>
        </w:rPr>
      </w:pPr>
      <w:r w:rsidRPr="000523CF">
        <w:rPr>
          <w:sz w:val="28"/>
          <w:szCs w:val="28"/>
        </w:rPr>
        <w:t>Land Rs 2000000</w:t>
      </w:r>
    </w:p>
    <w:p w14:paraId="56A73D32" w14:textId="77777777" w:rsidR="009B13DC" w:rsidRPr="000523CF" w:rsidRDefault="009B13DC" w:rsidP="00311A05">
      <w:pPr>
        <w:pStyle w:val="NoSpacing"/>
        <w:rPr>
          <w:sz w:val="28"/>
          <w:szCs w:val="28"/>
        </w:rPr>
      </w:pPr>
      <w:r w:rsidRPr="000523CF">
        <w:rPr>
          <w:sz w:val="28"/>
          <w:szCs w:val="28"/>
        </w:rPr>
        <w:t>Building Rs 300000</w:t>
      </w:r>
    </w:p>
    <w:p w14:paraId="68E38EEF" w14:textId="77777777" w:rsidR="009B13DC" w:rsidRPr="000523CF" w:rsidRDefault="009B13DC" w:rsidP="00311A05">
      <w:pPr>
        <w:pStyle w:val="NoSpacing"/>
        <w:rPr>
          <w:sz w:val="28"/>
          <w:szCs w:val="28"/>
        </w:rPr>
      </w:pPr>
      <w:r w:rsidRPr="000523CF">
        <w:rPr>
          <w:sz w:val="28"/>
          <w:szCs w:val="28"/>
        </w:rPr>
        <w:t>Equipment Rs 100000</w:t>
      </w:r>
    </w:p>
    <w:p w14:paraId="7CEF4382" w14:textId="77777777" w:rsidR="009B13DC" w:rsidRPr="000523CF" w:rsidRDefault="009B13DC" w:rsidP="00311A05">
      <w:pPr>
        <w:pStyle w:val="NoSpacing"/>
        <w:rPr>
          <w:sz w:val="28"/>
          <w:szCs w:val="28"/>
        </w:rPr>
      </w:pPr>
      <w:r w:rsidRPr="000523CF">
        <w:rPr>
          <w:sz w:val="28"/>
          <w:szCs w:val="28"/>
        </w:rPr>
        <w:t>Annual expenses Rs 1000000</w:t>
      </w:r>
    </w:p>
    <w:p w14:paraId="01FDC685" w14:textId="77777777" w:rsidR="009B13DC" w:rsidRPr="000523CF" w:rsidRDefault="009B13DC" w:rsidP="00311A05">
      <w:pPr>
        <w:pStyle w:val="NoSpacing"/>
        <w:rPr>
          <w:sz w:val="28"/>
          <w:szCs w:val="28"/>
        </w:rPr>
      </w:pPr>
      <w:r w:rsidRPr="000523CF">
        <w:rPr>
          <w:sz w:val="28"/>
          <w:szCs w:val="28"/>
        </w:rPr>
        <w:t>MARR = 20%</w:t>
      </w:r>
    </w:p>
    <w:p w14:paraId="7FB58C31" w14:textId="04283172" w:rsidR="009B13DC" w:rsidRPr="000523CF" w:rsidRDefault="000523CF" w:rsidP="00311A05">
      <w:pPr>
        <w:pStyle w:val="NoSpacing"/>
        <w:rPr>
          <w:sz w:val="28"/>
          <w:szCs w:val="28"/>
        </w:rPr>
      </w:pPr>
      <w:r w:rsidRPr="000523CF">
        <w:rPr>
          <w:b/>
          <w:bCs/>
          <w:sz w:val="28"/>
          <w:szCs w:val="28"/>
        </w:rPr>
        <w:t>Example</w:t>
      </w:r>
      <w:r>
        <w:rPr>
          <w:sz w:val="28"/>
          <w:szCs w:val="28"/>
        </w:rPr>
        <w:t>:</w:t>
      </w:r>
      <w:r w:rsidRPr="000523CF">
        <w:rPr>
          <w:sz w:val="28"/>
          <w:szCs w:val="28"/>
        </w:rPr>
        <w:t xml:space="preserve"> Evaluate</w:t>
      </w:r>
      <w:r w:rsidR="00217A41" w:rsidRPr="000523CF">
        <w:rPr>
          <w:sz w:val="28"/>
          <w:szCs w:val="28"/>
        </w:rPr>
        <w:t xml:space="preserve"> whether the proposed plant on the basis of PV method. </w:t>
      </w:r>
    </w:p>
    <w:p w14:paraId="72D036A0" w14:textId="77777777" w:rsidR="00217A41" w:rsidRPr="000523CF" w:rsidRDefault="00217A41" w:rsidP="00311A05">
      <w:pPr>
        <w:pStyle w:val="NoSpacing"/>
        <w:rPr>
          <w:sz w:val="28"/>
          <w:szCs w:val="28"/>
        </w:rPr>
      </w:pPr>
      <w:r w:rsidRPr="000523CF">
        <w:rPr>
          <w:sz w:val="28"/>
          <w:szCs w:val="28"/>
        </w:rPr>
        <w:t>Solution:</w:t>
      </w:r>
    </w:p>
    <w:p w14:paraId="38CC8E96" w14:textId="77777777" w:rsidR="00217A41" w:rsidRPr="000523CF" w:rsidRDefault="00217A41" w:rsidP="00311A05">
      <w:pPr>
        <w:pStyle w:val="NoSpacing"/>
        <w:rPr>
          <w:sz w:val="28"/>
          <w:szCs w:val="28"/>
        </w:rPr>
      </w:pPr>
      <w:r w:rsidRPr="000523CF">
        <w:rPr>
          <w:sz w:val="28"/>
          <w:szCs w:val="28"/>
        </w:rPr>
        <w:t>Total investment = (1000000+1200000+</w:t>
      </w:r>
      <w:proofErr w:type="gramStart"/>
      <w:r w:rsidRPr="000523CF">
        <w:rPr>
          <w:sz w:val="28"/>
          <w:szCs w:val="28"/>
        </w:rPr>
        <w:t>400000)=</w:t>
      </w:r>
      <w:proofErr w:type="gramEnd"/>
      <w:r w:rsidRPr="000523CF">
        <w:rPr>
          <w:sz w:val="28"/>
          <w:szCs w:val="28"/>
        </w:rPr>
        <w:t xml:space="preserve"> Rs 2600000</w:t>
      </w:r>
    </w:p>
    <w:p w14:paraId="1A86F114" w14:textId="77777777" w:rsidR="00217A41" w:rsidRPr="000523CF" w:rsidRDefault="00217A41" w:rsidP="00311A05">
      <w:pPr>
        <w:pStyle w:val="NoSpacing"/>
        <w:rPr>
          <w:sz w:val="28"/>
          <w:szCs w:val="28"/>
        </w:rPr>
      </w:pPr>
      <w:r w:rsidRPr="000523CF">
        <w:rPr>
          <w:sz w:val="28"/>
          <w:szCs w:val="28"/>
        </w:rPr>
        <w:t>Net annual revenue+ 1500000-1000000=500000</w:t>
      </w:r>
    </w:p>
    <w:p w14:paraId="45DB44E9" w14:textId="77777777" w:rsidR="00217A41" w:rsidRPr="000523CF" w:rsidRDefault="00217A41" w:rsidP="00311A05">
      <w:pPr>
        <w:pStyle w:val="NoSpacing"/>
        <w:rPr>
          <w:sz w:val="28"/>
          <w:szCs w:val="28"/>
        </w:rPr>
      </w:pPr>
      <w:r w:rsidRPr="000523CF">
        <w:rPr>
          <w:sz w:val="28"/>
          <w:szCs w:val="28"/>
        </w:rPr>
        <w:t>Total salvage value= 200000+300000+100000=Rs 2400000</w:t>
      </w:r>
    </w:p>
    <w:p w14:paraId="07EF84C7" w14:textId="77777777" w:rsidR="00217A41" w:rsidRPr="000523CF" w:rsidRDefault="00217A41" w:rsidP="00311A05">
      <w:pPr>
        <w:pStyle w:val="NoSpacing"/>
        <w:rPr>
          <w:sz w:val="28"/>
          <w:szCs w:val="28"/>
        </w:rPr>
      </w:pPr>
      <w:r w:rsidRPr="000523CF">
        <w:rPr>
          <w:sz w:val="28"/>
          <w:szCs w:val="28"/>
        </w:rPr>
        <w:t xml:space="preserve">Using present worth formula </w:t>
      </w:r>
    </w:p>
    <w:p w14:paraId="0AC56983" w14:textId="77777777" w:rsidR="00217A41" w:rsidRPr="000523CF" w:rsidRDefault="00217A41" w:rsidP="00311A05">
      <w:pPr>
        <w:pStyle w:val="NoSpacing"/>
        <w:rPr>
          <w:sz w:val="28"/>
          <w:szCs w:val="28"/>
        </w:rPr>
      </w:pPr>
      <w:proofErr w:type="gramStart"/>
      <w:r w:rsidRPr="000523CF">
        <w:rPr>
          <w:sz w:val="28"/>
          <w:szCs w:val="28"/>
        </w:rPr>
        <w:t>PW(</w:t>
      </w:r>
      <w:proofErr w:type="gramEnd"/>
      <w:r w:rsidRPr="000523CF">
        <w:rPr>
          <w:sz w:val="28"/>
          <w:szCs w:val="28"/>
        </w:rPr>
        <w:t>20</w:t>
      </w:r>
      <w:proofErr w:type="gramStart"/>
      <w:r w:rsidRPr="000523CF">
        <w:rPr>
          <w:sz w:val="28"/>
          <w:szCs w:val="28"/>
        </w:rPr>
        <w:t>%)=</w:t>
      </w:r>
      <w:proofErr w:type="gramEnd"/>
      <w:r w:rsidRPr="000523CF">
        <w:rPr>
          <w:sz w:val="28"/>
          <w:szCs w:val="28"/>
        </w:rPr>
        <w:t xml:space="preserve"> -2600000+500000(P/A,20%, 10 </w:t>
      </w:r>
      <w:proofErr w:type="gramStart"/>
      <w:r w:rsidRPr="000523CF">
        <w:rPr>
          <w:sz w:val="28"/>
          <w:szCs w:val="28"/>
        </w:rPr>
        <w:t>yrs)+</w:t>
      </w:r>
      <w:proofErr w:type="gramEnd"/>
      <w:r w:rsidRPr="000523CF">
        <w:rPr>
          <w:sz w:val="28"/>
          <w:szCs w:val="28"/>
        </w:rPr>
        <w:t xml:space="preserve"> 25000(P,20%, 10 yrs)</w:t>
      </w:r>
    </w:p>
    <w:p w14:paraId="526D884D" w14:textId="77777777" w:rsidR="00F77F48" w:rsidRPr="000523CF" w:rsidRDefault="00F77F48" w:rsidP="00311A05">
      <w:pPr>
        <w:pStyle w:val="NoSpacing"/>
        <w:numPr>
          <w:ilvl w:val="0"/>
          <w:numId w:val="6"/>
        </w:numPr>
        <w:rPr>
          <w:b/>
          <w:sz w:val="28"/>
          <w:szCs w:val="28"/>
        </w:rPr>
      </w:pPr>
      <w:r w:rsidRPr="000523CF">
        <w:rPr>
          <w:b/>
          <w:sz w:val="28"/>
          <w:szCs w:val="28"/>
        </w:rPr>
        <w:t xml:space="preserve">Annual worth method AW </w:t>
      </w:r>
    </w:p>
    <w:p w14:paraId="4F12D746" w14:textId="77777777" w:rsidR="00F77F48" w:rsidRPr="000523CF" w:rsidRDefault="00F77F48" w:rsidP="00311A05">
      <w:pPr>
        <w:pStyle w:val="NoSpacing"/>
        <w:rPr>
          <w:sz w:val="28"/>
          <w:szCs w:val="28"/>
        </w:rPr>
      </w:pPr>
      <w:r w:rsidRPr="000523CF">
        <w:rPr>
          <w:sz w:val="28"/>
          <w:szCs w:val="28"/>
        </w:rPr>
        <w:lastRenderedPageBreak/>
        <w:t>Annual worth of a project is a uniform series of amount for a stated study period. It provides the basis of measuring investment worth into a series of equal payments at the end of each period. AW of a proj</w:t>
      </w:r>
      <w:r w:rsidR="00CA3495" w:rsidRPr="000523CF">
        <w:rPr>
          <w:sz w:val="28"/>
          <w:szCs w:val="28"/>
        </w:rPr>
        <w:t>ect is its annual equivalent re</w:t>
      </w:r>
      <w:r w:rsidRPr="000523CF">
        <w:rPr>
          <w:sz w:val="28"/>
          <w:szCs w:val="28"/>
        </w:rPr>
        <w:t xml:space="preserve">ceipts R minus annual equivalent expenses E less its annual equivalent capital recovery CR amount with given MAAR. </w:t>
      </w:r>
    </w:p>
    <w:p w14:paraId="20D98873" w14:textId="77777777" w:rsidR="00F77F48" w:rsidRPr="000523CF" w:rsidRDefault="00F77F48" w:rsidP="00311A05">
      <w:pPr>
        <w:pStyle w:val="NoSpacing"/>
        <w:tabs>
          <w:tab w:val="left" w:pos="1912"/>
        </w:tabs>
        <w:rPr>
          <w:sz w:val="28"/>
          <w:szCs w:val="28"/>
        </w:rPr>
      </w:pPr>
      <w:r w:rsidRPr="000523CF">
        <w:rPr>
          <w:sz w:val="28"/>
          <w:szCs w:val="28"/>
        </w:rPr>
        <w:t>AW(</w:t>
      </w:r>
      <w:proofErr w:type="spellStart"/>
      <w:r w:rsidRPr="000523CF">
        <w:rPr>
          <w:sz w:val="28"/>
          <w:szCs w:val="28"/>
        </w:rPr>
        <w:t>i</w:t>
      </w:r>
      <w:proofErr w:type="spellEnd"/>
      <w:proofErr w:type="gramStart"/>
      <w:r w:rsidRPr="000523CF">
        <w:rPr>
          <w:sz w:val="28"/>
          <w:szCs w:val="28"/>
        </w:rPr>
        <w:t>%)=</w:t>
      </w:r>
      <w:proofErr w:type="gramEnd"/>
      <w:r w:rsidRPr="000523CF">
        <w:rPr>
          <w:sz w:val="28"/>
          <w:szCs w:val="28"/>
        </w:rPr>
        <w:t xml:space="preserve"> R-E-CR</w:t>
      </w:r>
      <w:r w:rsidR="00311A05" w:rsidRPr="000523CF">
        <w:rPr>
          <w:sz w:val="28"/>
          <w:szCs w:val="28"/>
        </w:rPr>
        <w:tab/>
      </w:r>
    </w:p>
    <w:p w14:paraId="54546C75" w14:textId="77777777" w:rsidR="00F77F48" w:rsidRPr="000523CF" w:rsidRDefault="00F77F48" w:rsidP="00311A05">
      <w:pPr>
        <w:pStyle w:val="NoSpacing"/>
        <w:rPr>
          <w:sz w:val="28"/>
          <w:szCs w:val="28"/>
        </w:rPr>
      </w:pPr>
      <w:r w:rsidRPr="000523CF">
        <w:rPr>
          <w:sz w:val="28"/>
          <w:szCs w:val="28"/>
        </w:rPr>
        <w:t xml:space="preserve">Decision rules </w:t>
      </w:r>
    </w:p>
    <w:p w14:paraId="45D1A5B0" w14:textId="77777777" w:rsidR="00F77F48" w:rsidRPr="000523CF" w:rsidRDefault="00F77F48" w:rsidP="00311A05">
      <w:pPr>
        <w:pStyle w:val="NoSpacing"/>
        <w:rPr>
          <w:sz w:val="28"/>
          <w:szCs w:val="28"/>
        </w:rPr>
      </w:pPr>
      <w:r w:rsidRPr="000523CF">
        <w:rPr>
          <w:sz w:val="28"/>
          <w:szCs w:val="28"/>
        </w:rPr>
        <w:t xml:space="preserve">If AW is greater than 0 accept the project </w:t>
      </w:r>
    </w:p>
    <w:p w14:paraId="16CE1AF8" w14:textId="77777777" w:rsidR="00F77F48" w:rsidRPr="000523CF" w:rsidRDefault="00F77F48" w:rsidP="00311A05">
      <w:pPr>
        <w:pStyle w:val="NoSpacing"/>
        <w:rPr>
          <w:sz w:val="28"/>
          <w:szCs w:val="28"/>
        </w:rPr>
      </w:pPr>
      <w:r w:rsidRPr="000523CF">
        <w:rPr>
          <w:sz w:val="28"/>
          <w:szCs w:val="28"/>
        </w:rPr>
        <w:t xml:space="preserve">If AW is </w:t>
      </w:r>
      <w:r w:rsidR="00A9492B" w:rsidRPr="000523CF">
        <w:rPr>
          <w:sz w:val="28"/>
          <w:szCs w:val="28"/>
        </w:rPr>
        <w:t xml:space="preserve">equal to zero remain indifferent </w:t>
      </w:r>
    </w:p>
    <w:p w14:paraId="7BED6140" w14:textId="77777777" w:rsidR="00A9492B" w:rsidRPr="000523CF" w:rsidRDefault="00A9492B" w:rsidP="00311A05">
      <w:pPr>
        <w:pStyle w:val="NoSpacing"/>
        <w:rPr>
          <w:sz w:val="28"/>
          <w:szCs w:val="28"/>
        </w:rPr>
      </w:pPr>
      <w:r w:rsidRPr="000523CF">
        <w:rPr>
          <w:sz w:val="28"/>
          <w:szCs w:val="28"/>
        </w:rPr>
        <w:t xml:space="preserve">If AW is less than 0, reject the project. </w:t>
      </w:r>
    </w:p>
    <w:p w14:paraId="5CB8C730" w14:textId="77777777" w:rsidR="00A9492B" w:rsidRPr="000523CF" w:rsidRDefault="00A9492B" w:rsidP="00F77F48">
      <w:pPr>
        <w:jc w:val="both"/>
        <w:rPr>
          <w:b/>
          <w:sz w:val="28"/>
          <w:szCs w:val="28"/>
        </w:rPr>
      </w:pPr>
      <w:r w:rsidRPr="000523CF">
        <w:rPr>
          <w:b/>
          <w:sz w:val="28"/>
          <w:szCs w:val="28"/>
        </w:rPr>
        <w:t xml:space="preserve">Capital recovery CR </w:t>
      </w:r>
    </w:p>
    <w:p w14:paraId="37BE6EDB" w14:textId="04B30336" w:rsidR="00A9492B" w:rsidRPr="000523CF" w:rsidRDefault="00A9492B" w:rsidP="00F77F48">
      <w:pPr>
        <w:jc w:val="both"/>
        <w:rPr>
          <w:sz w:val="28"/>
          <w:szCs w:val="28"/>
        </w:rPr>
      </w:pPr>
      <w:r w:rsidRPr="000523CF">
        <w:rPr>
          <w:sz w:val="28"/>
          <w:szCs w:val="28"/>
        </w:rPr>
        <w:t>Generally, there are two types of costs in business operation they are operating cost and capital cost. Operating costs (</w:t>
      </w:r>
      <w:proofErr w:type="spellStart"/>
      <w:r w:rsidRPr="000523CF">
        <w:rPr>
          <w:sz w:val="28"/>
          <w:szCs w:val="28"/>
        </w:rPr>
        <w:t>labour</w:t>
      </w:r>
      <w:proofErr w:type="spellEnd"/>
      <w:r w:rsidRPr="000523CF">
        <w:rPr>
          <w:sz w:val="28"/>
          <w:szCs w:val="28"/>
        </w:rPr>
        <w:t xml:space="preserve">, raw materials, fuel </w:t>
      </w:r>
      <w:r w:rsidR="000523CF" w:rsidRPr="000523CF">
        <w:rPr>
          <w:sz w:val="28"/>
          <w:szCs w:val="28"/>
        </w:rPr>
        <w:t>etc.</w:t>
      </w:r>
      <w:r w:rsidRPr="000523CF">
        <w:rPr>
          <w:sz w:val="28"/>
          <w:szCs w:val="28"/>
        </w:rPr>
        <w:t xml:space="preserve">) are estimated on the annual production basis but capital costs (land, </w:t>
      </w:r>
      <w:r w:rsidR="0082787C" w:rsidRPr="000523CF">
        <w:rPr>
          <w:sz w:val="28"/>
          <w:szCs w:val="28"/>
        </w:rPr>
        <w:t>building,</w:t>
      </w:r>
      <w:r w:rsidRPr="000523CF">
        <w:rPr>
          <w:sz w:val="28"/>
          <w:szCs w:val="28"/>
        </w:rPr>
        <w:t xml:space="preserve"> </w:t>
      </w:r>
      <w:r w:rsidR="000523CF" w:rsidRPr="000523CF">
        <w:rPr>
          <w:sz w:val="28"/>
          <w:szCs w:val="28"/>
        </w:rPr>
        <w:t>equipment</w:t>
      </w:r>
      <w:r w:rsidRPr="000523CF">
        <w:rPr>
          <w:sz w:val="28"/>
          <w:szCs w:val="28"/>
        </w:rPr>
        <w:t xml:space="preserve"> </w:t>
      </w:r>
      <w:r w:rsidR="000523CF" w:rsidRPr="000523CF">
        <w:rPr>
          <w:sz w:val="28"/>
          <w:szCs w:val="28"/>
        </w:rPr>
        <w:t>etc.</w:t>
      </w:r>
      <w:r w:rsidRPr="000523CF">
        <w:rPr>
          <w:sz w:val="28"/>
          <w:szCs w:val="28"/>
        </w:rPr>
        <w:t xml:space="preserve">) are fixed in initial period. Therefore, for the </w:t>
      </w:r>
      <w:r w:rsidR="0082787C" w:rsidRPr="000523CF">
        <w:rPr>
          <w:sz w:val="28"/>
          <w:szCs w:val="28"/>
        </w:rPr>
        <w:t>purpose</w:t>
      </w:r>
      <w:r w:rsidRPr="000523CF">
        <w:rPr>
          <w:sz w:val="28"/>
          <w:szCs w:val="28"/>
        </w:rPr>
        <w:t xml:space="preserve"> of annual equivalent cost analysis, capital costs must be converted into annual basis over the study periods and such annual equivalent capital cost is </w:t>
      </w:r>
      <w:r w:rsidR="0082787C" w:rsidRPr="000523CF">
        <w:rPr>
          <w:sz w:val="28"/>
          <w:szCs w:val="28"/>
        </w:rPr>
        <w:t>dented</w:t>
      </w:r>
      <w:r w:rsidRPr="000523CF">
        <w:rPr>
          <w:sz w:val="28"/>
          <w:szCs w:val="28"/>
        </w:rPr>
        <w:t xml:space="preserve"> by capital recovery CR. CR cost covers depreciation of capital assets and interest of </w:t>
      </w:r>
      <w:r w:rsidR="0082787C" w:rsidRPr="000523CF">
        <w:rPr>
          <w:sz w:val="28"/>
          <w:szCs w:val="28"/>
        </w:rPr>
        <w:t>invested</w:t>
      </w:r>
      <w:r w:rsidRPr="000523CF">
        <w:rPr>
          <w:sz w:val="28"/>
          <w:szCs w:val="28"/>
        </w:rPr>
        <w:t xml:space="preserve"> money to the capital assets. </w:t>
      </w:r>
    </w:p>
    <w:p w14:paraId="1FAF890C" w14:textId="77777777" w:rsidR="00920256" w:rsidRPr="000523CF" w:rsidRDefault="00920256" w:rsidP="00311A05">
      <w:pPr>
        <w:pStyle w:val="NoSpacing"/>
        <w:rPr>
          <w:sz w:val="28"/>
          <w:szCs w:val="28"/>
        </w:rPr>
      </w:pPr>
      <w:r w:rsidRPr="000523CF">
        <w:rPr>
          <w:b/>
          <w:sz w:val="28"/>
          <w:szCs w:val="28"/>
        </w:rPr>
        <w:t>Example:</w:t>
      </w:r>
      <w:r w:rsidRPr="000523CF">
        <w:rPr>
          <w:sz w:val="28"/>
          <w:szCs w:val="28"/>
        </w:rPr>
        <w:t xml:space="preserve"> </w:t>
      </w:r>
      <w:r w:rsidR="00F72453" w:rsidRPr="000523CF">
        <w:rPr>
          <w:sz w:val="28"/>
          <w:szCs w:val="28"/>
        </w:rPr>
        <w:t xml:space="preserve">Determine </w:t>
      </w:r>
      <w:r w:rsidRPr="000523CF">
        <w:rPr>
          <w:sz w:val="28"/>
          <w:szCs w:val="28"/>
        </w:rPr>
        <w:t xml:space="preserve">the investment decision of the following cash flow information by using AW method. What is the CR cost of the project? </w:t>
      </w:r>
      <w:r w:rsidR="003C4C02" w:rsidRPr="000523CF">
        <w:rPr>
          <w:sz w:val="28"/>
          <w:szCs w:val="28"/>
        </w:rPr>
        <w:t>If initial</w:t>
      </w:r>
      <w:r w:rsidRPr="000523CF">
        <w:rPr>
          <w:sz w:val="28"/>
          <w:szCs w:val="28"/>
        </w:rPr>
        <w:t xml:space="preserve"> investment Rs 100000</w:t>
      </w:r>
    </w:p>
    <w:p w14:paraId="2C2961C2" w14:textId="77777777" w:rsidR="00920256" w:rsidRPr="000523CF" w:rsidRDefault="00920256" w:rsidP="00311A05">
      <w:pPr>
        <w:pStyle w:val="NoSpacing"/>
        <w:rPr>
          <w:sz w:val="28"/>
          <w:szCs w:val="28"/>
        </w:rPr>
      </w:pPr>
      <w:r w:rsidRPr="000523CF">
        <w:rPr>
          <w:sz w:val="28"/>
          <w:szCs w:val="28"/>
        </w:rPr>
        <w:t>Annual revenue: Rs 20000</w:t>
      </w:r>
    </w:p>
    <w:p w14:paraId="4A98257E" w14:textId="77777777" w:rsidR="00920256" w:rsidRPr="000523CF" w:rsidRDefault="00920256" w:rsidP="00311A05">
      <w:pPr>
        <w:pStyle w:val="NoSpacing"/>
        <w:rPr>
          <w:sz w:val="28"/>
          <w:szCs w:val="28"/>
        </w:rPr>
      </w:pPr>
      <w:r w:rsidRPr="000523CF">
        <w:rPr>
          <w:sz w:val="28"/>
          <w:szCs w:val="28"/>
        </w:rPr>
        <w:t>Annual expense Rs 5000</w:t>
      </w:r>
    </w:p>
    <w:p w14:paraId="49E340B1" w14:textId="77777777" w:rsidR="00920256" w:rsidRPr="000523CF" w:rsidRDefault="00F72453" w:rsidP="00311A05">
      <w:pPr>
        <w:pStyle w:val="NoSpacing"/>
        <w:rPr>
          <w:sz w:val="28"/>
          <w:szCs w:val="28"/>
        </w:rPr>
      </w:pPr>
      <w:r w:rsidRPr="000523CF">
        <w:rPr>
          <w:sz w:val="28"/>
          <w:szCs w:val="28"/>
        </w:rPr>
        <w:t>Salvage</w:t>
      </w:r>
      <w:r w:rsidR="00920256" w:rsidRPr="000523CF">
        <w:rPr>
          <w:sz w:val="28"/>
          <w:szCs w:val="28"/>
        </w:rPr>
        <w:t xml:space="preserve"> value: Rs 25000</w:t>
      </w:r>
    </w:p>
    <w:p w14:paraId="2E35B20D" w14:textId="77777777" w:rsidR="00920256" w:rsidRPr="000523CF" w:rsidRDefault="00920256" w:rsidP="00311A05">
      <w:pPr>
        <w:pStyle w:val="NoSpacing"/>
        <w:rPr>
          <w:sz w:val="28"/>
          <w:szCs w:val="28"/>
        </w:rPr>
      </w:pPr>
      <w:r w:rsidRPr="000523CF">
        <w:rPr>
          <w:sz w:val="28"/>
          <w:szCs w:val="28"/>
        </w:rPr>
        <w:t xml:space="preserve">Project </w:t>
      </w:r>
      <w:r w:rsidR="00F72453" w:rsidRPr="000523CF">
        <w:rPr>
          <w:sz w:val="28"/>
          <w:szCs w:val="28"/>
        </w:rPr>
        <w:t>life:</w:t>
      </w:r>
      <w:r w:rsidRPr="000523CF">
        <w:rPr>
          <w:sz w:val="28"/>
          <w:szCs w:val="28"/>
        </w:rPr>
        <w:t xml:space="preserve"> 10 years </w:t>
      </w:r>
    </w:p>
    <w:p w14:paraId="5CFC57D7" w14:textId="77777777" w:rsidR="00920256" w:rsidRPr="000523CF" w:rsidRDefault="00920256" w:rsidP="00311A05">
      <w:pPr>
        <w:pStyle w:val="NoSpacing"/>
        <w:rPr>
          <w:sz w:val="28"/>
          <w:szCs w:val="28"/>
        </w:rPr>
      </w:pPr>
      <w:r w:rsidRPr="000523CF">
        <w:rPr>
          <w:sz w:val="28"/>
          <w:szCs w:val="28"/>
        </w:rPr>
        <w:t xml:space="preserve">MARR: 10% </w:t>
      </w:r>
      <w:r w:rsidR="00F72453" w:rsidRPr="000523CF">
        <w:rPr>
          <w:sz w:val="28"/>
          <w:szCs w:val="28"/>
        </w:rPr>
        <w:t>per</w:t>
      </w:r>
      <w:r w:rsidRPr="000523CF">
        <w:rPr>
          <w:sz w:val="28"/>
          <w:szCs w:val="28"/>
        </w:rPr>
        <w:t xml:space="preserve"> year </w:t>
      </w:r>
    </w:p>
    <w:p w14:paraId="57C2B902" w14:textId="77777777" w:rsidR="00920256" w:rsidRPr="000523CF" w:rsidRDefault="00F72453" w:rsidP="00311A05">
      <w:pPr>
        <w:pStyle w:val="NoSpacing"/>
        <w:rPr>
          <w:sz w:val="28"/>
          <w:szCs w:val="28"/>
        </w:rPr>
      </w:pPr>
      <w:r w:rsidRPr="000523CF">
        <w:rPr>
          <w:b/>
          <w:sz w:val="28"/>
          <w:szCs w:val="28"/>
        </w:rPr>
        <w:t xml:space="preserve"> Example</w:t>
      </w:r>
      <w:r w:rsidRPr="000523CF">
        <w:rPr>
          <w:sz w:val="28"/>
          <w:szCs w:val="28"/>
        </w:rPr>
        <w:t xml:space="preserve">: Suppose </w:t>
      </w:r>
      <w:r w:rsidR="00920256" w:rsidRPr="000523CF">
        <w:rPr>
          <w:sz w:val="28"/>
          <w:szCs w:val="28"/>
        </w:rPr>
        <w:t>you have purchased a new car 5 year ago at 1200000. The car needed Rs 50000 to maintain annual basis. A</w:t>
      </w:r>
      <w:r w:rsidR="00204820" w:rsidRPr="000523CF">
        <w:rPr>
          <w:sz w:val="28"/>
          <w:szCs w:val="28"/>
        </w:rPr>
        <w:t>nd</w:t>
      </w:r>
      <w:r w:rsidR="00920256" w:rsidRPr="000523CF">
        <w:rPr>
          <w:sz w:val="28"/>
          <w:szCs w:val="28"/>
        </w:rPr>
        <w:t xml:space="preserve"> then end of 3rd year Rs 100000 was extra spend for air conditions </w:t>
      </w:r>
      <w:r w:rsidR="00204820" w:rsidRPr="000523CF">
        <w:rPr>
          <w:sz w:val="28"/>
          <w:szCs w:val="28"/>
        </w:rPr>
        <w:t xml:space="preserve">set </w:t>
      </w:r>
      <w:r w:rsidR="007B2BE3" w:rsidRPr="000523CF">
        <w:rPr>
          <w:sz w:val="28"/>
          <w:szCs w:val="28"/>
        </w:rPr>
        <w:t>up. Now</w:t>
      </w:r>
      <w:r w:rsidR="00204820" w:rsidRPr="000523CF">
        <w:rPr>
          <w:sz w:val="28"/>
          <w:szCs w:val="28"/>
        </w:rPr>
        <w:t>, suppose you wa</w:t>
      </w:r>
      <w:r w:rsidR="007B2BE3" w:rsidRPr="000523CF">
        <w:rPr>
          <w:sz w:val="28"/>
          <w:szCs w:val="28"/>
        </w:rPr>
        <w:t>nt</w:t>
      </w:r>
      <w:r w:rsidR="00204820" w:rsidRPr="000523CF">
        <w:rPr>
          <w:sz w:val="28"/>
          <w:szCs w:val="28"/>
        </w:rPr>
        <w:t xml:space="preserve"> to sell it for Rs 1100000 and you are receiving rent amount of Rs 100000 per year at the beginning of each year from the car. Evaluate your investment on </w:t>
      </w:r>
      <w:r w:rsidR="007B2BE3" w:rsidRPr="000523CF">
        <w:rPr>
          <w:sz w:val="28"/>
          <w:szCs w:val="28"/>
        </w:rPr>
        <w:t>carry</w:t>
      </w:r>
      <w:r w:rsidR="00204820" w:rsidRPr="000523CF">
        <w:rPr>
          <w:sz w:val="28"/>
          <w:szCs w:val="28"/>
        </w:rPr>
        <w:t xml:space="preserve"> by AW method when MARR is 12%. </w:t>
      </w:r>
    </w:p>
    <w:p w14:paraId="64405CC3" w14:textId="77777777" w:rsidR="004D060A" w:rsidRPr="000523CF" w:rsidRDefault="00F72453" w:rsidP="00311A05">
      <w:pPr>
        <w:pStyle w:val="NoSpacing"/>
        <w:rPr>
          <w:sz w:val="28"/>
          <w:szCs w:val="28"/>
        </w:rPr>
      </w:pPr>
      <w:r w:rsidRPr="000523CF">
        <w:rPr>
          <w:sz w:val="28"/>
          <w:szCs w:val="28"/>
        </w:rPr>
        <w:t xml:space="preserve">Example: </w:t>
      </w:r>
      <w:r w:rsidR="004D060A" w:rsidRPr="000523CF">
        <w:rPr>
          <w:sz w:val="28"/>
          <w:szCs w:val="28"/>
        </w:rPr>
        <w:t xml:space="preserve"> </w:t>
      </w:r>
      <w:r w:rsidRPr="000523CF">
        <w:rPr>
          <w:sz w:val="28"/>
          <w:szCs w:val="28"/>
        </w:rPr>
        <w:t xml:space="preserve">Civil </w:t>
      </w:r>
      <w:r w:rsidR="004D060A" w:rsidRPr="000523CF">
        <w:rPr>
          <w:sz w:val="28"/>
          <w:szCs w:val="28"/>
        </w:rPr>
        <w:t xml:space="preserve">home company is planning to build a complex having 80 units of apartment in Kathmandu valley. The company expects that in an average 95% will be occupied continuously. If the following items are reasonably measured, how much rent should be </w:t>
      </w:r>
      <w:r w:rsidR="00DC4B0F" w:rsidRPr="000523CF">
        <w:rPr>
          <w:sz w:val="28"/>
          <w:szCs w:val="28"/>
        </w:rPr>
        <w:t>minimum</w:t>
      </w:r>
      <w:r w:rsidR="004D060A" w:rsidRPr="000523CF">
        <w:rPr>
          <w:sz w:val="28"/>
          <w:szCs w:val="28"/>
        </w:rPr>
        <w:t xml:space="preserve"> charged to </w:t>
      </w:r>
      <w:r w:rsidR="00DC4B0F" w:rsidRPr="000523CF">
        <w:rPr>
          <w:sz w:val="28"/>
          <w:szCs w:val="28"/>
        </w:rPr>
        <w:t>each</w:t>
      </w:r>
      <w:r w:rsidR="004D060A" w:rsidRPr="000523CF">
        <w:rPr>
          <w:sz w:val="28"/>
          <w:szCs w:val="28"/>
        </w:rPr>
        <w:t xml:space="preserve"> apartment yearly when the required MARR is 10%? Follow AW method to solve. </w:t>
      </w:r>
    </w:p>
    <w:p w14:paraId="14339948" w14:textId="77777777" w:rsidR="004D060A" w:rsidRPr="000523CF" w:rsidRDefault="004D060A" w:rsidP="00311A05">
      <w:pPr>
        <w:pStyle w:val="NoSpacing"/>
        <w:rPr>
          <w:sz w:val="28"/>
          <w:szCs w:val="28"/>
        </w:rPr>
      </w:pPr>
      <w:r w:rsidRPr="000523CF">
        <w:rPr>
          <w:sz w:val="28"/>
          <w:szCs w:val="28"/>
        </w:rPr>
        <w:t>Land purchase cost: Rs 500000000</w:t>
      </w:r>
    </w:p>
    <w:p w14:paraId="1A8C1CFA" w14:textId="77777777" w:rsidR="004D060A" w:rsidRPr="000523CF" w:rsidRDefault="004D060A" w:rsidP="00311A05">
      <w:pPr>
        <w:pStyle w:val="NoSpacing"/>
        <w:rPr>
          <w:sz w:val="28"/>
          <w:szCs w:val="28"/>
        </w:rPr>
      </w:pPr>
      <w:r w:rsidRPr="000523CF">
        <w:rPr>
          <w:sz w:val="28"/>
          <w:szCs w:val="28"/>
        </w:rPr>
        <w:lastRenderedPageBreak/>
        <w:t xml:space="preserve">Building construction cost </w:t>
      </w:r>
      <w:r w:rsidR="00DC4B0F" w:rsidRPr="000523CF">
        <w:rPr>
          <w:sz w:val="28"/>
          <w:szCs w:val="28"/>
        </w:rPr>
        <w:t>RS 250000000</w:t>
      </w:r>
    </w:p>
    <w:p w14:paraId="0C4050AE" w14:textId="77777777" w:rsidR="004D060A" w:rsidRPr="000523CF" w:rsidRDefault="004D060A" w:rsidP="00311A05">
      <w:pPr>
        <w:pStyle w:val="NoSpacing"/>
        <w:rPr>
          <w:sz w:val="28"/>
          <w:szCs w:val="28"/>
        </w:rPr>
      </w:pPr>
      <w:r w:rsidRPr="000523CF">
        <w:rPr>
          <w:sz w:val="28"/>
          <w:szCs w:val="28"/>
        </w:rPr>
        <w:t xml:space="preserve">Project life 50 years </w:t>
      </w:r>
    </w:p>
    <w:p w14:paraId="1A63DCFC" w14:textId="77777777" w:rsidR="004D060A" w:rsidRPr="000523CF" w:rsidRDefault="004D060A" w:rsidP="00311A05">
      <w:pPr>
        <w:pStyle w:val="NoSpacing"/>
        <w:rPr>
          <w:sz w:val="28"/>
          <w:szCs w:val="28"/>
        </w:rPr>
      </w:pPr>
      <w:r w:rsidRPr="000523CF">
        <w:rPr>
          <w:sz w:val="28"/>
          <w:szCs w:val="28"/>
        </w:rPr>
        <w:t xml:space="preserve">Tax and insurance 2% of the total investment </w:t>
      </w:r>
    </w:p>
    <w:p w14:paraId="042164C0" w14:textId="77777777" w:rsidR="004D060A" w:rsidRPr="000523CF" w:rsidRDefault="004D060A" w:rsidP="00311A05">
      <w:pPr>
        <w:pStyle w:val="NoSpacing"/>
        <w:rPr>
          <w:sz w:val="28"/>
          <w:szCs w:val="28"/>
        </w:rPr>
      </w:pPr>
      <w:r w:rsidRPr="000523CF">
        <w:rPr>
          <w:sz w:val="28"/>
          <w:szCs w:val="28"/>
        </w:rPr>
        <w:t xml:space="preserve">Yearly maintenance </w:t>
      </w:r>
      <w:r w:rsidR="0092788D" w:rsidRPr="000523CF">
        <w:rPr>
          <w:sz w:val="28"/>
          <w:szCs w:val="28"/>
        </w:rPr>
        <w:t>cost per apartment RS 2000</w:t>
      </w:r>
    </w:p>
    <w:p w14:paraId="1022CBE1" w14:textId="77777777" w:rsidR="0092788D" w:rsidRPr="000523CF" w:rsidRDefault="0092788D" w:rsidP="00311A05">
      <w:pPr>
        <w:pStyle w:val="NoSpacing"/>
        <w:rPr>
          <w:sz w:val="28"/>
          <w:szCs w:val="28"/>
        </w:rPr>
      </w:pPr>
      <w:r w:rsidRPr="000523CF">
        <w:rPr>
          <w:sz w:val="28"/>
          <w:szCs w:val="28"/>
        </w:rPr>
        <w:t>Salvage value Rs 50000000000</w:t>
      </w:r>
    </w:p>
    <w:p w14:paraId="21F43E12" w14:textId="77777777" w:rsidR="0092788D" w:rsidRPr="000523CF" w:rsidRDefault="0092788D" w:rsidP="00F72453">
      <w:pPr>
        <w:pStyle w:val="NoSpacing"/>
        <w:rPr>
          <w:sz w:val="28"/>
          <w:szCs w:val="28"/>
        </w:rPr>
      </w:pPr>
      <w:r w:rsidRPr="000523CF">
        <w:rPr>
          <w:sz w:val="28"/>
          <w:szCs w:val="28"/>
        </w:rPr>
        <w:t>Solution:</w:t>
      </w:r>
    </w:p>
    <w:p w14:paraId="31FE0F62" w14:textId="77777777" w:rsidR="0092788D" w:rsidRPr="000523CF" w:rsidRDefault="0092788D" w:rsidP="00F72453">
      <w:pPr>
        <w:pStyle w:val="NoSpacing"/>
        <w:rPr>
          <w:sz w:val="28"/>
          <w:szCs w:val="28"/>
        </w:rPr>
      </w:pPr>
      <w:r w:rsidRPr="000523CF">
        <w:rPr>
          <w:sz w:val="28"/>
          <w:szCs w:val="28"/>
        </w:rPr>
        <w:t>Initial investment cost = 500000000+250000000= 750000000</w:t>
      </w:r>
    </w:p>
    <w:p w14:paraId="7AA0EA14" w14:textId="77777777" w:rsidR="0092788D" w:rsidRPr="000523CF" w:rsidRDefault="0092788D" w:rsidP="00F72453">
      <w:pPr>
        <w:pStyle w:val="NoSpacing"/>
        <w:rPr>
          <w:sz w:val="28"/>
          <w:szCs w:val="28"/>
        </w:rPr>
      </w:pPr>
      <w:r w:rsidRPr="000523CF">
        <w:rPr>
          <w:sz w:val="28"/>
          <w:szCs w:val="28"/>
        </w:rPr>
        <w:t>Tax and insurance cost per year =750000000x.02</w:t>
      </w:r>
      <w:r w:rsidR="00F72453" w:rsidRPr="000523CF">
        <w:rPr>
          <w:sz w:val="28"/>
          <w:szCs w:val="28"/>
        </w:rPr>
        <w:t xml:space="preserve">   </w:t>
      </w:r>
      <w:r w:rsidRPr="000523CF">
        <w:rPr>
          <w:sz w:val="28"/>
          <w:szCs w:val="28"/>
        </w:rPr>
        <w:t xml:space="preserve">  =15000000</w:t>
      </w:r>
    </w:p>
    <w:p w14:paraId="0A410C69" w14:textId="77777777" w:rsidR="0092788D" w:rsidRPr="000523CF" w:rsidRDefault="0092788D" w:rsidP="00F72453">
      <w:pPr>
        <w:pStyle w:val="NoSpacing"/>
        <w:rPr>
          <w:sz w:val="28"/>
          <w:szCs w:val="28"/>
        </w:rPr>
      </w:pPr>
      <w:r w:rsidRPr="000523CF">
        <w:rPr>
          <w:sz w:val="28"/>
          <w:szCs w:val="28"/>
        </w:rPr>
        <w:t>Maintenance cost per year =2000x80x.95=Rs 152000</w:t>
      </w:r>
    </w:p>
    <w:p w14:paraId="7C85D775" w14:textId="77777777" w:rsidR="00DC4936" w:rsidRPr="000523CF" w:rsidRDefault="008D713C" w:rsidP="008D713C">
      <w:pPr>
        <w:pStyle w:val="NoSpacing"/>
        <w:rPr>
          <w:b/>
          <w:sz w:val="28"/>
          <w:szCs w:val="28"/>
        </w:rPr>
      </w:pPr>
      <w:r w:rsidRPr="000523CF">
        <w:rPr>
          <w:b/>
          <w:sz w:val="28"/>
          <w:szCs w:val="28"/>
        </w:rPr>
        <w:t>Future</w:t>
      </w:r>
      <w:r w:rsidR="00DC4936" w:rsidRPr="000523CF">
        <w:rPr>
          <w:b/>
          <w:sz w:val="28"/>
          <w:szCs w:val="28"/>
        </w:rPr>
        <w:t xml:space="preserve"> worth method FW</w:t>
      </w:r>
    </w:p>
    <w:p w14:paraId="35A79000" w14:textId="77777777" w:rsidR="00DC4936" w:rsidRPr="000523CF" w:rsidRDefault="00DC4936" w:rsidP="008D713C">
      <w:pPr>
        <w:pStyle w:val="NoSpacing"/>
        <w:rPr>
          <w:sz w:val="28"/>
          <w:szCs w:val="28"/>
        </w:rPr>
      </w:pPr>
      <w:r w:rsidRPr="000523CF">
        <w:rPr>
          <w:sz w:val="28"/>
          <w:szCs w:val="28"/>
        </w:rPr>
        <w:t xml:space="preserve">Future worth of a project is the equivalent worth of all cash flows at the end of study period. Hence, according to this method all cash inflows and outflows are compounded forward to a reference point in time called future </w:t>
      </w:r>
      <w:r w:rsidR="00AA0C8D" w:rsidRPr="000523CF">
        <w:rPr>
          <w:sz w:val="28"/>
          <w:szCs w:val="28"/>
        </w:rPr>
        <w:t xml:space="preserve">with given MARR to obtain the future worth. Because of primary objective of all time of money methods is to maximize the future wealth of the owner, this FW method has become more popular in recent year. </w:t>
      </w:r>
    </w:p>
    <w:p w14:paraId="784C2A6F" w14:textId="77777777" w:rsidR="00AA0C8D" w:rsidRPr="000523CF" w:rsidRDefault="00AA0C8D" w:rsidP="00F72453">
      <w:pPr>
        <w:pStyle w:val="NoSpacing"/>
        <w:rPr>
          <w:sz w:val="28"/>
          <w:szCs w:val="28"/>
        </w:rPr>
      </w:pPr>
      <w:r w:rsidRPr="000523CF">
        <w:rPr>
          <w:sz w:val="28"/>
          <w:szCs w:val="28"/>
        </w:rPr>
        <w:t>Decision rule</w:t>
      </w:r>
    </w:p>
    <w:p w14:paraId="1D04EDBF" w14:textId="77777777" w:rsidR="00AA0C8D" w:rsidRPr="000523CF" w:rsidRDefault="00AA0C8D" w:rsidP="00F72453">
      <w:pPr>
        <w:pStyle w:val="NoSpacing"/>
        <w:rPr>
          <w:sz w:val="28"/>
          <w:szCs w:val="28"/>
        </w:rPr>
      </w:pPr>
      <w:r w:rsidRPr="000523CF">
        <w:rPr>
          <w:sz w:val="28"/>
          <w:szCs w:val="28"/>
        </w:rPr>
        <w:t xml:space="preserve">If FW </w:t>
      </w:r>
      <w:r w:rsidR="002F6885" w:rsidRPr="000523CF">
        <w:rPr>
          <w:sz w:val="28"/>
          <w:szCs w:val="28"/>
        </w:rPr>
        <w:t xml:space="preserve">is greater than 0, accept the </w:t>
      </w:r>
      <w:r w:rsidR="005C23E8" w:rsidRPr="000523CF">
        <w:rPr>
          <w:sz w:val="28"/>
          <w:szCs w:val="28"/>
        </w:rPr>
        <w:t>project</w:t>
      </w:r>
    </w:p>
    <w:p w14:paraId="612170F5" w14:textId="77777777" w:rsidR="005C23E8" w:rsidRPr="000523CF" w:rsidRDefault="005C23E8" w:rsidP="00F72453">
      <w:pPr>
        <w:pStyle w:val="NoSpacing"/>
        <w:rPr>
          <w:sz w:val="28"/>
          <w:szCs w:val="28"/>
        </w:rPr>
      </w:pPr>
      <w:r w:rsidRPr="000523CF">
        <w:rPr>
          <w:sz w:val="28"/>
          <w:szCs w:val="28"/>
        </w:rPr>
        <w:t xml:space="preserve">If FW is equal to zero, remain indifferent. </w:t>
      </w:r>
    </w:p>
    <w:p w14:paraId="5AF74629" w14:textId="77777777" w:rsidR="005C23E8" w:rsidRPr="000523CF" w:rsidRDefault="005C23E8" w:rsidP="00F72453">
      <w:pPr>
        <w:pStyle w:val="NoSpacing"/>
        <w:rPr>
          <w:sz w:val="28"/>
          <w:szCs w:val="28"/>
        </w:rPr>
      </w:pPr>
      <w:r w:rsidRPr="000523CF">
        <w:rPr>
          <w:sz w:val="28"/>
          <w:szCs w:val="28"/>
        </w:rPr>
        <w:t xml:space="preserve">If FW is less than 0, reject the project </w:t>
      </w:r>
    </w:p>
    <w:p w14:paraId="5B4B86F5" w14:textId="77777777" w:rsidR="005C23E8" w:rsidRPr="000523CF" w:rsidRDefault="005C23E8" w:rsidP="008D713C">
      <w:pPr>
        <w:pStyle w:val="NoSpacing"/>
        <w:rPr>
          <w:b/>
          <w:sz w:val="28"/>
          <w:szCs w:val="28"/>
        </w:rPr>
      </w:pPr>
      <w:r w:rsidRPr="000523CF">
        <w:rPr>
          <w:b/>
          <w:sz w:val="28"/>
          <w:szCs w:val="28"/>
        </w:rPr>
        <w:t>Example</w:t>
      </w:r>
    </w:p>
    <w:p w14:paraId="7B854CB4" w14:textId="77777777" w:rsidR="005C23E8" w:rsidRPr="000523CF" w:rsidRDefault="005C23E8" w:rsidP="008D713C">
      <w:pPr>
        <w:pStyle w:val="NoSpacing"/>
        <w:rPr>
          <w:sz w:val="28"/>
          <w:szCs w:val="28"/>
        </w:rPr>
      </w:pPr>
      <w:r w:rsidRPr="000523CF">
        <w:rPr>
          <w:sz w:val="28"/>
          <w:szCs w:val="28"/>
        </w:rPr>
        <w:t xml:space="preserve">If the initial investment on equipment is Rs 25000 and it will have a </w:t>
      </w:r>
      <w:r w:rsidR="002F6885" w:rsidRPr="000523CF">
        <w:rPr>
          <w:sz w:val="28"/>
          <w:szCs w:val="28"/>
        </w:rPr>
        <w:t>salvage</w:t>
      </w:r>
      <w:r w:rsidRPr="000523CF">
        <w:rPr>
          <w:sz w:val="28"/>
          <w:szCs w:val="28"/>
        </w:rPr>
        <w:t xml:space="preserve"> value of Rs 50000 at the end of 5 </w:t>
      </w:r>
      <w:r w:rsidR="00D62B4D" w:rsidRPr="000523CF">
        <w:rPr>
          <w:sz w:val="28"/>
          <w:szCs w:val="28"/>
        </w:rPr>
        <w:t>years</w:t>
      </w:r>
      <w:r w:rsidRPr="000523CF">
        <w:rPr>
          <w:sz w:val="28"/>
          <w:szCs w:val="28"/>
        </w:rPr>
        <w:t xml:space="preserve">. It will save Rs 8000 per year for the study period. Is it worthwhile to install </w:t>
      </w:r>
      <w:r w:rsidR="00D62B4D" w:rsidRPr="000523CF">
        <w:rPr>
          <w:sz w:val="28"/>
          <w:szCs w:val="28"/>
        </w:rPr>
        <w:t xml:space="preserve">the equipment? Justify it by using FW formulation when MARR is 20%. </w:t>
      </w:r>
    </w:p>
    <w:p w14:paraId="43DC7E37" w14:textId="77777777" w:rsidR="00114DA7" w:rsidRPr="000523CF" w:rsidRDefault="00114DA7" w:rsidP="00AA0C8D">
      <w:pPr>
        <w:jc w:val="both"/>
        <w:rPr>
          <w:b/>
          <w:sz w:val="28"/>
          <w:szCs w:val="28"/>
        </w:rPr>
      </w:pPr>
      <w:r w:rsidRPr="000523CF">
        <w:rPr>
          <w:b/>
          <w:sz w:val="28"/>
          <w:szCs w:val="28"/>
        </w:rPr>
        <w:t>Minimum attractive rate of return MARR</w:t>
      </w:r>
    </w:p>
    <w:p w14:paraId="7CE2E250" w14:textId="77777777" w:rsidR="00114DA7" w:rsidRPr="000523CF" w:rsidRDefault="00114DA7" w:rsidP="00AA0C8D">
      <w:pPr>
        <w:jc w:val="both"/>
        <w:rPr>
          <w:sz w:val="28"/>
          <w:szCs w:val="28"/>
        </w:rPr>
      </w:pPr>
      <w:r w:rsidRPr="000523CF">
        <w:rPr>
          <w:sz w:val="28"/>
          <w:szCs w:val="28"/>
        </w:rPr>
        <w:t xml:space="preserve">The minimum attractive rate of return is that interest rate at which an investor can accept to earn or borrow money easily. It is regarded </w:t>
      </w:r>
      <w:r w:rsidR="00F72453" w:rsidRPr="000523CF">
        <w:rPr>
          <w:sz w:val="28"/>
          <w:szCs w:val="28"/>
        </w:rPr>
        <w:t>as a minimum rate of return that</w:t>
      </w:r>
      <w:r w:rsidRPr="000523CF">
        <w:rPr>
          <w:sz w:val="28"/>
          <w:szCs w:val="28"/>
        </w:rPr>
        <w:t xml:space="preserve"> required </w:t>
      </w:r>
      <w:r w:rsidR="00F72453" w:rsidRPr="000523CF">
        <w:rPr>
          <w:sz w:val="28"/>
          <w:szCs w:val="28"/>
        </w:rPr>
        <w:t>investing</w:t>
      </w:r>
      <w:r w:rsidRPr="000523CF">
        <w:rPr>
          <w:sz w:val="28"/>
          <w:szCs w:val="28"/>
        </w:rPr>
        <w:t xml:space="preserve"> the money. In engineering economic analysis, MARR is an interest rate and an indispensable factor to calculate time value of money. Generally, MARR is determined by top management from policy level. So, it may be different from time to time and firm to firm. </w:t>
      </w:r>
    </w:p>
    <w:p w14:paraId="27110B34" w14:textId="77777777" w:rsidR="00114DA7" w:rsidRPr="000523CF" w:rsidRDefault="00114DA7" w:rsidP="00AA0C8D">
      <w:pPr>
        <w:jc w:val="both"/>
        <w:rPr>
          <w:sz w:val="28"/>
          <w:szCs w:val="28"/>
        </w:rPr>
      </w:pPr>
      <w:r w:rsidRPr="000523CF">
        <w:rPr>
          <w:sz w:val="28"/>
          <w:szCs w:val="28"/>
        </w:rPr>
        <w:t xml:space="preserve">The following factors are more responsible to the determination of MARR. </w:t>
      </w:r>
    </w:p>
    <w:p w14:paraId="53E79258" w14:textId="77777777" w:rsidR="00114DA7" w:rsidRPr="000523CF" w:rsidRDefault="00114DA7" w:rsidP="00114DA7">
      <w:pPr>
        <w:pStyle w:val="ListParagraph"/>
        <w:numPr>
          <w:ilvl w:val="0"/>
          <w:numId w:val="7"/>
        </w:numPr>
        <w:jc w:val="both"/>
        <w:rPr>
          <w:sz w:val="28"/>
          <w:szCs w:val="28"/>
        </w:rPr>
      </w:pPr>
      <w:r w:rsidRPr="000523CF">
        <w:rPr>
          <w:sz w:val="28"/>
          <w:szCs w:val="28"/>
        </w:rPr>
        <w:t xml:space="preserve">The amount of fund available for investment and the source and cost of these funds. </w:t>
      </w:r>
    </w:p>
    <w:p w14:paraId="75E62C9B" w14:textId="77777777" w:rsidR="00114DA7" w:rsidRPr="000523CF" w:rsidRDefault="00114DA7" w:rsidP="00114DA7">
      <w:pPr>
        <w:pStyle w:val="ListParagraph"/>
        <w:numPr>
          <w:ilvl w:val="0"/>
          <w:numId w:val="7"/>
        </w:numPr>
        <w:jc w:val="both"/>
        <w:rPr>
          <w:sz w:val="28"/>
          <w:szCs w:val="28"/>
        </w:rPr>
      </w:pPr>
      <w:r w:rsidRPr="000523CF">
        <w:rPr>
          <w:sz w:val="28"/>
          <w:szCs w:val="28"/>
        </w:rPr>
        <w:t xml:space="preserve">The number of good projects available for investment. </w:t>
      </w:r>
    </w:p>
    <w:p w14:paraId="1A4A3311" w14:textId="77777777" w:rsidR="00114DA7" w:rsidRPr="000523CF" w:rsidRDefault="00114DA7" w:rsidP="00114DA7">
      <w:pPr>
        <w:pStyle w:val="ListParagraph"/>
        <w:numPr>
          <w:ilvl w:val="0"/>
          <w:numId w:val="7"/>
        </w:numPr>
        <w:jc w:val="both"/>
        <w:rPr>
          <w:sz w:val="28"/>
          <w:szCs w:val="28"/>
        </w:rPr>
      </w:pPr>
      <w:r w:rsidRPr="000523CF">
        <w:rPr>
          <w:sz w:val="28"/>
          <w:szCs w:val="28"/>
        </w:rPr>
        <w:t xml:space="preserve">The perceived risks that </w:t>
      </w:r>
      <w:proofErr w:type="gramStart"/>
      <w:r w:rsidRPr="000523CF">
        <w:rPr>
          <w:sz w:val="28"/>
          <w:szCs w:val="28"/>
        </w:rPr>
        <w:t>is</w:t>
      </w:r>
      <w:proofErr w:type="gramEnd"/>
      <w:r w:rsidRPr="000523CF">
        <w:rPr>
          <w:sz w:val="28"/>
          <w:szCs w:val="28"/>
        </w:rPr>
        <w:t xml:space="preserve"> associated with investment opportunities. </w:t>
      </w:r>
    </w:p>
    <w:p w14:paraId="2B95D74A" w14:textId="77777777" w:rsidR="00114DA7" w:rsidRPr="000523CF" w:rsidRDefault="00114DA7" w:rsidP="00114DA7">
      <w:pPr>
        <w:pStyle w:val="ListParagraph"/>
        <w:numPr>
          <w:ilvl w:val="0"/>
          <w:numId w:val="7"/>
        </w:numPr>
        <w:jc w:val="both"/>
        <w:rPr>
          <w:sz w:val="28"/>
          <w:szCs w:val="28"/>
        </w:rPr>
      </w:pPr>
      <w:r w:rsidRPr="000523CF">
        <w:rPr>
          <w:sz w:val="28"/>
          <w:szCs w:val="28"/>
        </w:rPr>
        <w:lastRenderedPageBreak/>
        <w:t xml:space="preserve">The purpose of investment alternatives and their financial attractiveness. </w:t>
      </w:r>
    </w:p>
    <w:p w14:paraId="2E70E9A2" w14:textId="77777777" w:rsidR="00114DA7" w:rsidRPr="000523CF" w:rsidRDefault="00114DA7" w:rsidP="008D713C">
      <w:pPr>
        <w:pStyle w:val="NoSpacing"/>
        <w:rPr>
          <w:sz w:val="28"/>
          <w:szCs w:val="28"/>
        </w:rPr>
      </w:pPr>
      <w:r w:rsidRPr="000523CF">
        <w:rPr>
          <w:sz w:val="28"/>
          <w:szCs w:val="28"/>
        </w:rPr>
        <w:t xml:space="preserve">The type of organization involved. In general, </w:t>
      </w:r>
      <w:r w:rsidR="00774C80" w:rsidRPr="000523CF">
        <w:rPr>
          <w:sz w:val="28"/>
          <w:szCs w:val="28"/>
        </w:rPr>
        <w:t>t</w:t>
      </w:r>
      <w:r w:rsidRPr="000523CF">
        <w:rPr>
          <w:sz w:val="28"/>
          <w:szCs w:val="28"/>
        </w:rPr>
        <w:t xml:space="preserve">he MARR within government organizations </w:t>
      </w:r>
      <w:proofErr w:type="gramStart"/>
      <w:r w:rsidRPr="000523CF">
        <w:rPr>
          <w:sz w:val="28"/>
          <w:szCs w:val="28"/>
        </w:rPr>
        <w:t>are</w:t>
      </w:r>
      <w:proofErr w:type="gramEnd"/>
      <w:r w:rsidRPr="000523CF">
        <w:rPr>
          <w:sz w:val="28"/>
          <w:szCs w:val="28"/>
        </w:rPr>
        <w:t xml:space="preserve"> less than those used by public utilities, which </w:t>
      </w:r>
      <w:r w:rsidR="00774C80" w:rsidRPr="000523CF">
        <w:rPr>
          <w:sz w:val="28"/>
          <w:szCs w:val="28"/>
        </w:rPr>
        <w:t>return is</w:t>
      </w:r>
      <w:r w:rsidRPr="000523CF">
        <w:rPr>
          <w:sz w:val="28"/>
          <w:szCs w:val="28"/>
        </w:rPr>
        <w:t xml:space="preserve"> less </w:t>
      </w:r>
      <w:r w:rsidR="00774C80" w:rsidRPr="000523CF">
        <w:rPr>
          <w:sz w:val="28"/>
          <w:szCs w:val="28"/>
        </w:rPr>
        <w:t xml:space="preserve">than the private sector industries. </w:t>
      </w:r>
    </w:p>
    <w:p w14:paraId="3CBFA4B9" w14:textId="77777777" w:rsidR="00625888" w:rsidRPr="000523CF" w:rsidRDefault="00774C80" w:rsidP="008D713C">
      <w:pPr>
        <w:pStyle w:val="NoSpacing"/>
        <w:rPr>
          <w:sz w:val="28"/>
          <w:szCs w:val="28"/>
        </w:rPr>
      </w:pPr>
      <w:r w:rsidRPr="000523CF">
        <w:rPr>
          <w:sz w:val="28"/>
          <w:szCs w:val="28"/>
        </w:rPr>
        <w:t xml:space="preserve">In practice, MARR is a decision criterion that is provided to the analyst for purpose of evaluating the economic merits of alternative in the course of action. </w:t>
      </w:r>
    </w:p>
    <w:p w14:paraId="1F1F21E1" w14:textId="77777777" w:rsidR="00774C80" w:rsidRPr="000523CF" w:rsidRDefault="00774C80" w:rsidP="008D713C">
      <w:pPr>
        <w:pStyle w:val="NoSpacing"/>
        <w:rPr>
          <w:b/>
          <w:sz w:val="28"/>
          <w:szCs w:val="28"/>
        </w:rPr>
      </w:pPr>
      <w:r w:rsidRPr="000523CF">
        <w:rPr>
          <w:b/>
          <w:sz w:val="28"/>
          <w:szCs w:val="28"/>
        </w:rPr>
        <w:t xml:space="preserve">Rate of return method </w:t>
      </w:r>
    </w:p>
    <w:p w14:paraId="086371F5" w14:textId="77777777" w:rsidR="00774C80" w:rsidRPr="000523CF" w:rsidRDefault="00774C80" w:rsidP="008D713C">
      <w:pPr>
        <w:pStyle w:val="NoSpacing"/>
        <w:rPr>
          <w:sz w:val="28"/>
          <w:szCs w:val="28"/>
        </w:rPr>
      </w:pPr>
      <w:r w:rsidRPr="000523CF">
        <w:rPr>
          <w:sz w:val="28"/>
          <w:szCs w:val="28"/>
        </w:rPr>
        <w:t>Rate of return is defined as an annual rate of profit resulting from an investment. It is especially relevant to evaluate mutually exclusive alternative.</w:t>
      </w:r>
    </w:p>
    <w:p w14:paraId="6A1786D6" w14:textId="77777777" w:rsidR="00774C80" w:rsidRPr="000523CF" w:rsidRDefault="00774C80" w:rsidP="008D713C">
      <w:pPr>
        <w:pStyle w:val="NoSpacing"/>
        <w:rPr>
          <w:b/>
          <w:sz w:val="28"/>
          <w:szCs w:val="28"/>
        </w:rPr>
      </w:pPr>
      <w:r w:rsidRPr="000523CF">
        <w:rPr>
          <w:b/>
          <w:sz w:val="28"/>
          <w:szCs w:val="28"/>
        </w:rPr>
        <w:t xml:space="preserve">Internal rate or return </w:t>
      </w:r>
      <w:r w:rsidRPr="000523CF">
        <w:rPr>
          <w:b/>
          <w:sz w:val="28"/>
          <w:szCs w:val="28"/>
        </w:rPr>
        <w:tab/>
        <w:t xml:space="preserve">IRR  </w:t>
      </w:r>
    </w:p>
    <w:p w14:paraId="239CC0D8" w14:textId="4F1D6EFD" w:rsidR="00774C80" w:rsidRPr="000523CF" w:rsidRDefault="00774C80" w:rsidP="008D713C">
      <w:pPr>
        <w:pStyle w:val="NoSpacing"/>
        <w:rPr>
          <w:sz w:val="28"/>
          <w:szCs w:val="28"/>
        </w:rPr>
      </w:pPr>
      <w:r w:rsidRPr="000523CF">
        <w:rPr>
          <w:sz w:val="28"/>
          <w:szCs w:val="28"/>
        </w:rPr>
        <w:t xml:space="preserve">Internal rate or return IRR is that interest rate which equates the equivalents worth of an </w:t>
      </w:r>
      <w:r w:rsidR="000523CF" w:rsidRPr="000523CF">
        <w:rPr>
          <w:sz w:val="28"/>
          <w:szCs w:val="28"/>
        </w:rPr>
        <w:t>alternatives cash inflow</w:t>
      </w:r>
      <w:r w:rsidRPr="000523CF">
        <w:rPr>
          <w:sz w:val="28"/>
          <w:szCs w:val="28"/>
        </w:rPr>
        <w:t xml:space="preserve"> to the equivalent worth of cash outflow. In other words, IRR is break</w:t>
      </w:r>
      <w:r w:rsidR="000523CF">
        <w:rPr>
          <w:sz w:val="28"/>
          <w:szCs w:val="28"/>
        </w:rPr>
        <w:t>-</w:t>
      </w:r>
      <w:r w:rsidRPr="000523CF">
        <w:rPr>
          <w:sz w:val="28"/>
          <w:szCs w:val="28"/>
        </w:rPr>
        <w:t xml:space="preserve"> even interest rate at which equivalent worth of a projects cash flow is zero. At this particular rate of return, the equivalent worth of revenue generated by the project is enough to bear the equivalent worth of expenses absorbed by the project without imposing any other financial burden to the </w:t>
      </w:r>
      <w:r w:rsidR="002F6885" w:rsidRPr="000523CF">
        <w:rPr>
          <w:sz w:val="28"/>
          <w:szCs w:val="28"/>
        </w:rPr>
        <w:t>project</w:t>
      </w:r>
      <w:r w:rsidRPr="000523CF">
        <w:rPr>
          <w:sz w:val="28"/>
          <w:szCs w:val="28"/>
        </w:rPr>
        <w:t xml:space="preserve">. According to this, we can compute equivalent worth with different ways PW, AW OR FW formulation and the resultant interest rate is termed as internal rate of return IRR. IRR is the term used for rate of return that stresses the interest earned by project has </w:t>
      </w:r>
      <w:proofErr w:type="gramStart"/>
      <w:r w:rsidRPr="000523CF">
        <w:rPr>
          <w:sz w:val="28"/>
          <w:szCs w:val="28"/>
        </w:rPr>
        <w:t>is</w:t>
      </w:r>
      <w:proofErr w:type="gramEnd"/>
      <w:r w:rsidRPr="000523CF">
        <w:rPr>
          <w:sz w:val="28"/>
          <w:szCs w:val="28"/>
        </w:rPr>
        <w:t xml:space="preserve"> internally invested. </w:t>
      </w:r>
    </w:p>
    <w:p w14:paraId="4F9EF709" w14:textId="77777777" w:rsidR="00774C80" w:rsidRPr="000523CF" w:rsidRDefault="0075271F" w:rsidP="008D713C">
      <w:pPr>
        <w:pStyle w:val="NoSpacing"/>
        <w:rPr>
          <w:sz w:val="28"/>
          <w:szCs w:val="28"/>
        </w:rPr>
      </w:pPr>
      <w:r w:rsidRPr="000523CF">
        <w:rPr>
          <w:sz w:val="28"/>
          <w:szCs w:val="28"/>
        </w:rPr>
        <w:t xml:space="preserve">   </w:t>
      </w:r>
      <w:r w:rsidR="00AA5153" w:rsidRPr="000523CF">
        <w:rPr>
          <w:sz w:val="28"/>
          <w:szCs w:val="28"/>
        </w:rPr>
        <w:t xml:space="preserve">Mathematical relation </w:t>
      </w:r>
    </w:p>
    <w:p w14:paraId="2077E292" w14:textId="77777777" w:rsidR="00AA5153" w:rsidRPr="000523CF" w:rsidRDefault="00AA5153" w:rsidP="008D713C">
      <w:pPr>
        <w:pStyle w:val="NoSpacing"/>
        <w:rPr>
          <w:b/>
          <w:sz w:val="28"/>
          <w:szCs w:val="28"/>
        </w:rPr>
      </w:pPr>
      <w:r w:rsidRPr="000523CF">
        <w:rPr>
          <w:b/>
          <w:sz w:val="28"/>
          <w:szCs w:val="28"/>
        </w:rPr>
        <w:t xml:space="preserve">Based on PW formulation </w:t>
      </w:r>
    </w:p>
    <w:p w14:paraId="323BCDC3" w14:textId="77777777" w:rsidR="009E556C" w:rsidRPr="000523CF" w:rsidRDefault="009E556C" w:rsidP="00F72453">
      <w:pPr>
        <w:pStyle w:val="NoSpacing"/>
        <w:rPr>
          <w:b/>
          <w:sz w:val="28"/>
          <w:szCs w:val="28"/>
        </w:rPr>
      </w:pPr>
      <w:r w:rsidRPr="000523CF">
        <w:rPr>
          <w:b/>
          <w:sz w:val="28"/>
          <w:szCs w:val="28"/>
        </w:rPr>
        <w:t xml:space="preserve">Example </w:t>
      </w:r>
    </w:p>
    <w:p w14:paraId="3B5179B2" w14:textId="722B11E8" w:rsidR="009E556C" w:rsidRPr="000523CF" w:rsidRDefault="009E556C" w:rsidP="00F72453">
      <w:pPr>
        <w:pStyle w:val="NoSpacing"/>
        <w:rPr>
          <w:sz w:val="28"/>
          <w:szCs w:val="28"/>
        </w:rPr>
      </w:pPr>
      <w:r w:rsidRPr="000523CF">
        <w:rPr>
          <w:sz w:val="28"/>
          <w:szCs w:val="28"/>
        </w:rPr>
        <w:t xml:space="preserve">Calculate the IRR for the following project. Also show the unrecovered investment balance in the graphical </w:t>
      </w:r>
      <w:r w:rsidR="000523CF" w:rsidRPr="000523CF">
        <w:rPr>
          <w:sz w:val="28"/>
          <w:szCs w:val="28"/>
        </w:rPr>
        <w:t>and</w:t>
      </w:r>
      <w:r w:rsidRPr="000523CF">
        <w:rPr>
          <w:sz w:val="28"/>
          <w:szCs w:val="28"/>
        </w:rPr>
        <w:t xml:space="preserve"> tabular form. </w:t>
      </w:r>
    </w:p>
    <w:p w14:paraId="3FB682EC" w14:textId="77777777" w:rsidR="009E556C" w:rsidRPr="000523CF" w:rsidRDefault="009E556C" w:rsidP="00F72453">
      <w:pPr>
        <w:pStyle w:val="NoSpacing"/>
        <w:rPr>
          <w:sz w:val="28"/>
          <w:szCs w:val="28"/>
        </w:rPr>
      </w:pPr>
      <w:r w:rsidRPr="000523CF">
        <w:rPr>
          <w:sz w:val="28"/>
          <w:szCs w:val="28"/>
        </w:rPr>
        <w:t xml:space="preserve">Initial investment= </w:t>
      </w:r>
      <w:proofErr w:type="gramStart"/>
      <w:r w:rsidRPr="000523CF">
        <w:rPr>
          <w:sz w:val="28"/>
          <w:szCs w:val="28"/>
        </w:rPr>
        <w:t>Rs  25000</w:t>
      </w:r>
      <w:proofErr w:type="gramEnd"/>
    </w:p>
    <w:p w14:paraId="57C968BB" w14:textId="77777777" w:rsidR="009E556C" w:rsidRPr="000523CF" w:rsidRDefault="009E556C" w:rsidP="00F72453">
      <w:pPr>
        <w:pStyle w:val="NoSpacing"/>
        <w:rPr>
          <w:sz w:val="28"/>
          <w:szCs w:val="28"/>
        </w:rPr>
      </w:pPr>
      <w:r w:rsidRPr="000523CF">
        <w:rPr>
          <w:sz w:val="28"/>
          <w:szCs w:val="28"/>
        </w:rPr>
        <w:t>Net annual revenue= RS 8000</w:t>
      </w:r>
    </w:p>
    <w:p w14:paraId="64C3B555" w14:textId="77777777" w:rsidR="009E556C" w:rsidRPr="000523CF" w:rsidRDefault="009E556C" w:rsidP="00F72453">
      <w:pPr>
        <w:pStyle w:val="NoSpacing"/>
        <w:rPr>
          <w:sz w:val="28"/>
          <w:szCs w:val="28"/>
        </w:rPr>
      </w:pPr>
      <w:r w:rsidRPr="000523CF">
        <w:rPr>
          <w:sz w:val="28"/>
          <w:szCs w:val="28"/>
        </w:rPr>
        <w:t>Salvage value= Rs 5000</w:t>
      </w:r>
    </w:p>
    <w:p w14:paraId="43107132" w14:textId="77777777" w:rsidR="009E556C" w:rsidRPr="000523CF" w:rsidRDefault="009E556C" w:rsidP="00F72453">
      <w:pPr>
        <w:pStyle w:val="NoSpacing"/>
        <w:rPr>
          <w:sz w:val="28"/>
          <w:szCs w:val="28"/>
        </w:rPr>
      </w:pPr>
      <w:r w:rsidRPr="000523CF">
        <w:rPr>
          <w:sz w:val="28"/>
          <w:szCs w:val="28"/>
        </w:rPr>
        <w:t xml:space="preserve">Useful life = 5years </w:t>
      </w:r>
    </w:p>
    <w:p w14:paraId="68D3538B" w14:textId="77777777" w:rsidR="009E556C" w:rsidRPr="000523CF" w:rsidRDefault="009E556C" w:rsidP="00F72453">
      <w:pPr>
        <w:pStyle w:val="NoSpacing"/>
        <w:rPr>
          <w:sz w:val="28"/>
          <w:szCs w:val="28"/>
        </w:rPr>
      </w:pPr>
      <w:r w:rsidRPr="000523CF">
        <w:rPr>
          <w:sz w:val="28"/>
          <w:szCs w:val="28"/>
        </w:rPr>
        <w:t>MARR= 20%</w:t>
      </w:r>
    </w:p>
    <w:p w14:paraId="0E38E72C" w14:textId="77777777" w:rsidR="009E556C" w:rsidRPr="000523CF" w:rsidRDefault="009E556C" w:rsidP="00F72453">
      <w:pPr>
        <w:pStyle w:val="NoSpacing"/>
        <w:rPr>
          <w:sz w:val="28"/>
          <w:szCs w:val="28"/>
        </w:rPr>
      </w:pPr>
      <w:r w:rsidRPr="000523CF">
        <w:rPr>
          <w:sz w:val="28"/>
          <w:szCs w:val="28"/>
        </w:rPr>
        <w:t xml:space="preserve">Solution: by writing an equation with given information for </w:t>
      </w:r>
      <w:r w:rsidR="003C4C02" w:rsidRPr="000523CF">
        <w:rPr>
          <w:sz w:val="28"/>
          <w:szCs w:val="28"/>
        </w:rPr>
        <w:t>net PW</w:t>
      </w:r>
      <w:r w:rsidRPr="000523CF">
        <w:rPr>
          <w:sz w:val="28"/>
          <w:szCs w:val="28"/>
        </w:rPr>
        <w:t xml:space="preserve"> and </w:t>
      </w:r>
      <w:r w:rsidR="003C4C02" w:rsidRPr="000523CF">
        <w:rPr>
          <w:sz w:val="28"/>
          <w:szCs w:val="28"/>
        </w:rPr>
        <w:t>setting</w:t>
      </w:r>
      <w:r w:rsidRPr="000523CF">
        <w:rPr>
          <w:sz w:val="28"/>
          <w:szCs w:val="28"/>
        </w:rPr>
        <w:t xml:space="preserve"> as to zero </w:t>
      </w:r>
    </w:p>
    <w:p w14:paraId="38093723" w14:textId="77777777" w:rsidR="009E556C" w:rsidRPr="000523CF" w:rsidRDefault="009E556C" w:rsidP="00F72453">
      <w:pPr>
        <w:pStyle w:val="NoSpacing"/>
        <w:rPr>
          <w:sz w:val="28"/>
          <w:szCs w:val="28"/>
        </w:rPr>
      </w:pPr>
      <w:r w:rsidRPr="000523CF">
        <w:rPr>
          <w:sz w:val="28"/>
          <w:szCs w:val="28"/>
        </w:rPr>
        <w:t>-25000+8000(P/</w:t>
      </w:r>
      <w:proofErr w:type="gramStart"/>
      <w:r w:rsidRPr="000523CF">
        <w:rPr>
          <w:sz w:val="28"/>
          <w:szCs w:val="28"/>
        </w:rPr>
        <w:t>A,i</w:t>
      </w:r>
      <w:proofErr w:type="gramEnd"/>
      <w:r w:rsidRPr="000523CF">
        <w:rPr>
          <w:sz w:val="28"/>
          <w:szCs w:val="28"/>
        </w:rPr>
        <w:t>%,5</w:t>
      </w:r>
      <w:proofErr w:type="gramStart"/>
      <w:r w:rsidRPr="000523CF">
        <w:rPr>
          <w:sz w:val="28"/>
          <w:szCs w:val="28"/>
        </w:rPr>
        <w:t>years)+</w:t>
      </w:r>
      <w:proofErr w:type="gramEnd"/>
      <w:r w:rsidRPr="000523CF">
        <w:rPr>
          <w:sz w:val="28"/>
          <w:szCs w:val="28"/>
        </w:rPr>
        <w:t>50000(</w:t>
      </w:r>
      <w:proofErr w:type="gramStart"/>
      <w:r w:rsidRPr="000523CF">
        <w:rPr>
          <w:sz w:val="28"/>
          <w:szCs w:val="28"/>
        </w:rPr>
        <w:t>P,i</w:t>
      </w:r>
      <w:proofErr w:type="gramEnd"/>
      <w:r w:rsidRPr="000523CF">
        <w:rPr>
          <w:sz w:val="28"/>
          <w:szCs w:val="28"/>
        </w:rPr>
        <w:t>%,</w:t>
      </w:r>
      <w:proofErr w:type="gramStart"/>
      <w:r w:rsidRPr="000523CF">
        <w:rPr>
          <w:sz w:val="28"/>
          <w:szCs w:val="28"/>
        </w:rPr>
        <w:t>5)=</w:t>
      </w:r>
      <w:proofErr w:type="gramEnd"/>
      <w:r w:rsidRPr="000523CF">
        <w:rPr>
          <w:sz w:val="28"/>
          <w:szCs w:val="28"/>
        </w:rPr>
        <w:t>0</w:t>
      </w:r>
    </w:p>
    <w:p w14:paraId="5494FD60" w14:textId="77777777" w:rsidR="009E556C" w:rsidRPr="000523CF" w:rsidRDefault="009E556C" w:rsidP="00F72453">
      <w:pPr>
        <w:pStyle w:val="NoSpacing"/>
        <w:rPr>
          <w:sz w:val="28"/>
          <w:szCs w:val="28"/>
        </w:rPr>
      </w:pPr>
      <w:r w:rsidRPr="000523CF">
        <w:rPr>
          <w:sz w:val="28"/>
          <w:szCs w:val="28"/>
        </w:rPr>
        <w:t xml:space="preserve">Solving </w:t>
      </w:r>
      <w:proofErr w:type="spellStart"/>
      <w:r w:rsidRPr="000523CF">
        <w:rPr>
          <w:sz w:val="28"/>
          <w:szCs w:val="28"/>
        </w:rPr>
        <w:t>i</w:t>
      </w:r>
      <w:proofErr w:type="spellEnd"/>
      <w:r w:rsidRPr="000523CF">
        <w:rPr>
          <w:sz w:val="28"/>
          <w:szCs w:val="28"/>
        </w:rPr>
        <w:t xml:space="preserve">% by </w:t>
      </w:r>
      <w:proofErr w:type="gramStart"/>
      <w:r w:rsidRPr="000523CF">
        <w:rPr>
          <w:sz w:val="28"/>
          <w:szCs w:val="28"/>
        </w:rPr>
        <w:t>trial and error</w:t>
      </w:r>
      <w:proofErr w:type="gramEnd"/>
      <w:r w:rsidRPr="000523CF">
        <w:rPr>
          <w:sz w:val="28"/>
          <w:szCs w:val="28"/>
        </w:rPr>
        <w:t xml:space="preserve"> process</w:t>
      </w:r>
    </w:p>
    <w:tbl>
      <w:tblPr>
        <w:tblStyle w:val="TableGrid"/>
        <w:tblW w:w="0" w:type="auto"/>
        <w:tblLook w:val="04A0" w:firstRow="1" w:lastRow="0" w:firstColumn="1" w:lastColumn="0" w:noHBand="0" w:noVBand="1"/>
      </w:tblPr>
      <w:tblGrid>
        <w:gridCol w:w="1373"/>
        <w:gridCol w:w="8436"/>
      </w:tblGrid>
      <w:tr w:rsidR="009E556C" w:rsidRPr="000523CF" w14:paraId="6A2AD16D" w14:textId="77777777" w:rsidTr="009E556C">
        <w:tc>
          <w:tcPr>
            <w:tcW w:w="1458" w:type="dxa"/>
          </w:tcPr>
          <w:p w14:paraId="72C92689" w14:textId="77777777" w:rsidR="009E556C" w:rsidRPr="000523CF" w:rsidRDefault="009E556C" w:rsidP="00F72453">
            <w:pPr>
              <w:pStyle w:val="NoSpacing"/>
              <w:rPr>
                <w:sz w:val="28"/>
                <w:szCs w:val="28"/>
              </w:rPr>
            </w:pPr>
            <w:r w:rsidRPr="000523CF">
              <w:rPr>
                <w:sz w:val="28"/>
                <w:szCs w:val="28"/>
              </w:rPr>
              <w:t>I%</w:t>
            </w:r>
          </w:p>
        </w:tc>
        <w:tc>
          <w:tcPr>
            <w:tcW w:w="9198" w:type="dxa"/>
          </w:tcPr>
          <w:p w14:paraId="29D84DBB" w14:textId="77777777" w:rsidR="009E556C" w:rsidRPr="000523CF" w:rsidRDefault="00026F10" w:rsidP="00F72453">
            <w:pPr>
              <w:pStyle w:val="NoSpacing"/>
              <w:rPr>
                <w:sz w:val="28"/>
                <w:szCs w:val="28"/>
              </w:rPr>
            </w:pPr>
            <w:r w:rsidRPr="000523CF">
              <w:rPr>
                <w:sz w:val="28"/>
                <w:szCs w:val="28"/>
              </w:rPr>
              <w:t xml:space="preserve">                                                         PW</w:t>
            </w:r>
          </w:p>
        </w:tc>
      </w:tr>
      <w:tr w:rsidR="009E556C" w:rsidRPr="000523CF" w14:paraId="12597399" w14:textId="77777777" w:rsidTr="009E556C">
        <w:tc>
          <w:tcPr>
            <w:tcW w:w="1458" w:type="dxa"/>
          </w:tcPr>
          <w:p w14:paraId="07B14247" w14:textId="77777777" w:rsidR="009E556C" w:rsidRPr="000523CF" w:rsidRDefault="009E556C" w:rsidP="00F72453">
            <w:pPr>
              <w:pStyle w:val="NoSpacing"/>
              <w:rPr>
                <w:sz w:val="28"/>
                <w:szCs w:val="28"/>
              </w:rPr>
            </w:pPr>
            <w:r w:rsidRPr="000523CF">
              <w:rPr>
                <w:sz w:val="28"/>
                <w:szCs w:val="28"/>
              </w:rPr>
              <w:t>10</w:t>
            </w:r>
          </w:p>
        </w:tc>
        <w:tc>
          <w:tcPr>
            <w:tcW w:w="9198" w:type="dxa"/>
          </w:tcPr>
          <w:p w14:paraId="3648650D" w14:textId="77777777" w:rsidR="009E556C" w:rsidRPr="000523CF" w:rsidRDefault="009E556C" w:rsidP="00F72453">
            <w:pPr>
              <w:pStyle w:val="NoSpacing"/>
              <w:rPr>
                <w:sz w:val="28"/>
                <w:szCs w:val="28"/>
              </w:rPr>
            </w:pPr>
          </w:p>
        </w:tc>
      </w:tr>
      <w:tr w:rsidR="009E556C" w:rsidRPr="000523CF" w14:paraId="230F8472" w14:textId="77777777" w:rsidTr="009E556C">
        <w:tc>
          <w:tcPr>
            <w:tcW w:w="1458" w:type="dxa"/>
          </w:tcPr>
          <w:p w14:paraId="0CB48030" w14:textId="77777777" w:rsidR="009E556C" w:rsidRPr="000523CF" w:rsidRDefault="009E556C" w:rsidP="00F72453">
            <w:pPr>
              <w:pStyle w:val="NoSpacing"/>
              <w:rPr>
                <w:sz w:val="28"/>
                <w:szCs w:val="28"/>
              </w:rPr>
            </w:pPr>
            <w:r w:rsidRPr="000523CF">
              <w:rPr>
                <w:sz w:val="28"/>
                <w:szCs w:val="28"/>
              </w:rPr>
              <w:t>20</w:t>
            </w:r>
          </w:p>
        </w:tc>
        <w:tc>
          <w:tcPr>
            <w:tcW w:w="9198" w:type="dxa"/>
          </w:tcPr>
          <w:p w14:paraId="03A66F7B" w14:textId="77777777" w:rsidR="009E556C" w:rsidRPr="000523CF" w:rsidRDefault="009E556C" w:rsidP="00F72453">
            <w:pPr>
              <w:pStyle w:val="NoSpacing"/>
              <w:rPr>
                <w:sz w:val="28"/>
                <w:szCs w:val="28"/>
              </w:rPr>
            </w:pPr>
          </w:p>
        </w:tc>
      </w:tr>
      <w:tr w:rsidR="009E556C" w:rsidRPr="000523CF" w14:paraId="369D76C4" w14:textId="77777777" w:rsidTr="009E556C">
        <w:tc>
          <w:tcPr>
            <w:tcW w:w="1458" w:type="dxa"/>
          </w:tcPr>
          <w:p w14:paraId="2558DD30" w14:textId="77777777" w:rsidR="009E556C" w:rsidRPr="000523CF" w:rsidRDefault="00026F10" w:rsidP="00F72453">
            <w:pPr>
              <w:pStyle w:val="NoSpacing"/>
              <w:rPr>
                <w:sz w:val="28"/>
                <w:szCs w:val="28"/>
              </w:rPr>
            </w:pPr>
            <w:r w:rsidRPr="000523CF">
              <w:rPr>
                <w:sz w:val="28"/>
                <w:szCs w:val="28"/>
              </w:rPr>
              <w:t>21</w:t>
            </w:r>
          </w:p>
        </w:tc>
        <w:tc>
          <w:tcPr>
            <w:tcW w:w="9198" w:type="dxa"/>
          </w:tcPr>
          <w:p w14:paraId="5D2A30C2" w14:textId="77777777" w:rsidR="009E556C" w:rsidRPr="000523CF" w:rsidRDefault="009E556C" w:rsidP="00F72453">
            <w:pPr>
              <w:pStyle w:val="NoSpacing"/>
              <w:rPr>
                <w:sz w:val="28"/>
                <w:szCs w:val="28"/>
              </w:rPr>
            </w:pPr>
          </w:p>
        </w:tc>
      </w:tr>
      <w:tr w:rsidR="00026F10" w:rsidRPr="000523CF" w14:paraId="465CE8C2" w14:textId="77777777" w:rsidTr="009E556C">
        <w:tc>
          <w:tcPr>
            <w:tcW w:w="1458" w:type="dxa"/>
          </w:tcPr>
          <w:p w14:paraId="51E21372" w14:textId="77777777" w:rsidR="00026F10" w:rsidRPr="000523CF" w:rsidRDefault="00026F10" w:rsidP="00F72453">
            <w:pPr>
              <w:pStyle w:val="NoSpacing"/>
              <w:rPr>
                <w:sz w:val="28"/>
                <w:szCs w:val="28"/>
              </w:rPr>
            </w:pPr>
            <w:r w:rsidRPr="000523CF">
              <w:rPr>
                <w:sz w:val="28"/>
                <w:szCs w:val="28"/>
              </w:rPr>
              <w:t>22</w:t>
            </w:r>
          </w:p>
        </w:tc>
        <w:tc>
          <w:tcPr>
            <w:tcW w:w="9198" w:type="dxa"/>
          </w:tcPr>
          <w:p w14:paraId="6910D8E0" w14:textId="77777777" w:rsidR="00026F10" w:rsidRPr="000523CF" w:rsidRDefault="00026F10" w:rsidP="00F72453">
            <w:pPr>
              <w:pStyle w:val="NoSpacing"/>
              <w:rPr>
                <w:sz w:val="28"/>
                <w:szCs w:val="28"/>
              </w:rPr>
            </w:pPr>
          </w:p>
        </w:tc>
      </w:tr>
    </w:tbl>
    <w:p w14:paraId="755A3D14" w14:textId="62051BDE" w:rsidR="009E556C" w:rsidRPr="000523CF" w:rsidRDefault="00026F10" w:rsidP="00F72453">
      <w:pPr>
        <w:pStyle w:val="NoSpacing"/>
        <w:rPr>
          <w:sz w:val="28"/>
          <w:szCs w:val="28"/>
        </w:rPr>
      </w:pPr>
      <w:r w:rsidRPr="000523CF">
        <w:rPr>
          <w:sz w:val="28"/>
          <w:szCs w:val="28"/>
        </w:rPr>
        <w:lastRenderedPageBreak/>
        <w:t xml:space="preserve">Since, we have both positive and negative </w:t>
      </w:r>
      <w:proofErr w:type="gramStart"/>
      <w:r w:rsidRPr="000523CF">
        <w:rPr>
          <w:sz w:val="28"/>
          <w:szCs w:val="28"/>
        </w:rPr>
        <w:t>PW ,</w:t>
      </w:r>
      <w:proofErr w:type="gramEnd"/>
      <w:r w:rsidRPr="000523CF">
        <w:rPr>
          <w:sz w:val="28"/>
          <w:szCs w:val="28"/>
        </w:rPr>
        <w:t xml:space="preserve"> we can use following formula to get required IRR. </w:t>
      </w:r>
    </w:p>
    <w:p w14:paraId="21E629F8" w14:textId="77777777" w:rsidR="00026F10" w:rsidRPr="000523CF" w:rsidRDefault="00026F10" w:rsidP="00F72453">
      <w:pPr>
        <w:pStyle w:val="NoSpacing"/>
        <w:rPr>
          <w:sz w:val="28"/>
          <w:szCs w:val="28"/>
        </w:rPr>
      </w:pPr>
      <w:r w:rsidRPr="000523CF">
        <w:rPr>
          <w:sz w:val="28"/>
          <w:szCs w:val="28"/>
        </w:rPr>
        <w:t>IRR=</w:t>
      </w:r>
    </w:p>
    <w:p w14:paraId="15E4D2C2" w14:textId="77777777" w:rsidR="00026F10" w:rsidRPr="000523CF" w:rsidRDefault="00026F10" w:rsidP="00F72453">
      <w:pPr>
        <w:pStyle w:val="NoSpacing"/>
        <w:rPr>
          <w:sz w:val="28"/>
          <w:szCs w:val="28"/>
        </w:rPr>
      </w:pPr>
      <w:r w:rsidRPr="000523CF">
        <w:rPr>
          <w:sz w:val="28"/>
          <w:szCs w:val="28"/>
        </w:rPr>
        <w:t xml:space="preserve">Unrecovered Investment Calculation </w:t>
      </w:r>
      <w:r w:rsidR="004C0CD1" w:rsidRPr="000523CF">
        <w:rPr>
          <w:sz w:val="28"/>
          <w:szCs w:val="28"/>
        </w:rPr>
        <w:t>in</w:t>
      </w:r>
      <w:r w:rsidRPr="000523CF">
        <w:rPr>
          <w:sz w:val="28"/>
          <w:szCs w:val="28"/>
        </w:rPr>
        <w:t xml:space="preserve"> Tubular Form </w:t>
      </w:r>
    </w:p>
    <w:tbl>
      <w:tblPr>
        <w:tblStyle w:val="TableGrid"/>
        <w:tblW w:w="10296" w:type="dxa"/>
        <w:tblLook w:val="04A0" w:firstRow="1" w:lastRow="0" w:firstColumn="1" w:lastColumn="0" w:noHBand="0" w:noVBand="1"/>
      </w:tblPr>
      <w:tblGrid>
        <w:gridCol w:w="798"/>
        <w:gridCol w:w="1070"/>
        <w:gridCol w:w="3089"/>
        <w:gridCol w:w="2693"/>
        <w:gridCol w:w="2646"/>
      </w:tblGrid>
      <w:tr w:rsidR="00026F10" w:rsidRPr="000523CF" w14:paraId="749FA9CF" w14:textId="77777777" w:rsidTr="000523CF">
        <w:trPr>
          <w:trHeight w:val="634"/>
        </w:trPr>
        <w:tc>
          <w:tcPr>
            <w:tcW w:w="798" w:type="dxa"/>
          </w:tcPr>
          <w:p w14:paraId="067610C8" w14:textId="3582A3A4" w:rsidR="00026F10" w:rsidRPr="000523CF" w:rsidRDefault="000523CF" w:rsidP="00F72453">
            <w:pPr>
              <w:pStyle w:val="NoSpacing"/>
              <w:rPr>
                <w:sz w:val="28"/>
                <w:szCs w:val="28"/>
              </w:rPr>
            </w:pPr>
            <w:r w:rsidRPr="000523CF">
              <w:rPr>
                <w:sz w:val="28"/>
                <w:szCs w:val="28"/>
              </w:rPr>
              <w:t xml:space="preserve">Year </w:t>
            </w:r>
          </w:p>
        </w:tc>
        <w:tc>
          <w:tcPr>
            <w:tcW w:w="1070" w:type="dxa"/>
          </w:tcPr>
          <w:p w14:paraId="7A6E73E3" w14:textId="14C75CD8" w:rsidR="00026F10" w:rsidRPr="000523CF" w:rsidRDefault="000523CF" w:rsidP="00F72453">
            <w:pPr>
              <w:pStyle w:val="NoSpacing"/>
              <w:rPr>
                <w:sz w:val="28"/>
                <w:szCs w:val="28"/>
              </w:rPr>
            </w:pPr>
            <w:r w:rsidRPr="000523CF">
              <w:rPr>
                <w:sz w:val="28"/>
                <w:szCs w:val="28"/>
              </w:rPr>
              <w:t>Cash flow</w:t>
            </w:r>
          </w:p>
        </w:tc>
        <w:tc>
          <w:tcPr>
            <w:tcW w:w="3089" w:type="dxa"/>
          </w:tcPr>
          <w:p w14:paraId="7A60C43F" w14:textId="2B270062" w:rsidR="00026F10" w:rsidRPr="000523CF" w:rsidRDefault="000523CF" w:rsidP="00F72453">
            <w:pPr>
              <w:pStyle w:val="NoSpacing"/>
              <w:rPr>
                <w:sz w:val="28"/>
                <w:szCs w:val="28"/>
              </w:rPr>
            </w:pPr>
            <w:r w:rsidRPr="000523CF">
              <w:rPr>
                <w:sz w:val="28"/>
                <w:szCs w:val="28"/>
              </w:rPr>
              <w:t xml:space="preserve">Unrecovered investment beginning of the year </w:t>
            </w:r>
          </w:p>
        </w:tc>
        <w:tc>
          <w:tcPr>
            <w:tcW w:w="2693" w:type="dxa"/>
          </w:tcPr>
          <w:p w14:paraId="6D559D98" w14:textId="7F2CFB1D" w:rsidR="00026F10" w:rsidRPr="000523CF" w:rsidRDefault="000523CF" w:rsidP="00F72453">
            <w:pPr>
              <w:pStyle w:val="NoSpacing"/>
              <w:rPr>
                <w:sz w:val="28"/>
                <w:szCs w:val="28"/>
              </w:rPr>
            </w:pPr>
            <w:r w:rsidRPr="000523CF">
              <w:rPr>
                <w:sz w:val="28"/>
                <w:szCs w:val="28"/>
              </w:rPr>
              <w:t xml:space="preserve">Value at the end after considering IRR </w:t>
            </w:r>
          </w:p>
        </w:tc>
        <w:tc>
          <w:tcPr>
            <w:tcW w:w="2646" w:type="dxa"/>
          </w:tcPr>
          <w:p w14:paraId="088BC20A" w14:textId="0D0ADCB7" w:rsidR="00026F10" w:rsidRPr="000523CF" w:rsidRDefault="000523CF" w:rsidP="00F72453">
            <w:pPr>
              <w:pStyle w:val="NoSpacing"/>
              <w:rPr>
                <w:sz w:val="28"/>
                <w:szCs w:val="28"/>
              </w:rPr>
            </w:pPr>
            <w:r w:rsidRPr="000523CF">
              <w:rPr>
                <w:sz w:val="28"/>
                <w:szCs w:val="28"/>
              </w:rPr>
              <w:t xml:space="preserve">Unrecovered invest at the end of the year </w:t>
            </w:r>
          </w:p>
        </w:tc>
      </w:tr>
      <w:tr w:rsidR="00026F10" w:rsidRPr="000523CF" w14:paraId="714E57EB" w14:textId="77777777" w:rsidTr="000523CF">
        <w:trPr>
          <w:trHeight w:val="311"/>
        </w:trPr>
        <w:tc>
          <w:tcPr>
            <w:tcW w:w="798" w:type="dxa"/>
          </w:tcPr>
          <w:p w14:paraId="2C426289" w14:textId="77777777" w:rsidR="00026F10" w:rsidRPr="000523CF" w:rsidRDefault="00026F10" w:rsidP="00F72453">
            <w:pPr>
              <w:pStyle w:val="NoSpacing"/>
              <w:rPr>
                <w:sz w:val="28"/>
                <w:szCs w:val="28"/>
              </w:rPr>
            </w:pPr>
            <w:r w:rsidRPr="000523CF">
              <w:rPr>
                <w:sz w:val="28"/>
                <w:szCs w:val="28"/>
              </w:rPr>
              <w:t>0</w:t>
            </w:r>
          </w:p>
        </w:tc>
        <w:tc>
          <w:tcPr>
            <w:tcW w:w="1070" w:type="dxa"/>
          </w:tcPr>
          <w:p w14:paraId="09CAF0D3" w14:textId="77777777" w:rsidR="00026F10" w:rsidRPr="000523CF" w:rsidRDefault="00026F10" w:rsidP="00F72453">
            <w:pPr>
              <w:pStyle w:val="NoSpacing"/>
              <w:rPr>
                <w:sz w:val="28"/>
                <w:szCs w:val="28"/>
              </w:rPr>
            </w:pPr>
            <w:r w:rsidRPr="000523CF">
              <w:rPr>
                <w:sz w:val="28"/>
                <w:szCs w:val="28"/>
              </w:rPr>
              <w:t>-25000</w:t>
            </w:r>
          </w:p>
        </w:tc>
        <w:tc>
          <w:tcPr>
            <w:tcW w:w="3089" w:type="dxa"/>
          </w:tcPr>
          <w:p w14:paraId="498573F7" w14:textId="77777777" w:rsidR="00026F10" w:rsidRPr="000523CF" w:rsidRDefault="00026F10" w:rsidP="00F72453">
            <w:pPr>
              <w:pStyle w:val="NoSpacing"/>
              <w:rPr>
                <w:sz w:val="28"/>
                <w:szCs w:val="28"/>
              </w:rPr>
            </w:pPr>
          </w:p>
        </w:tc>
        <w:tc>
          <w:tcPr>
            <w:tcW w:w="2693" w:type="dxa"/>
          </w:tcPr>
          <w:p w14:paraId="1FBEB61B" w14:textId="77777777" w:rsidR="00026F10" w:rsidRPr="000523CF" w:rsidRDefault="00026F10" w:rsidP="00F72453">
            <w:pPr>
              <w:pStyle w:val="NoSpacing"/>
              <w:rPr>
                <w:sz w:val="28"/>
                <w:szCs w:val="28"/>
              </w:rPr>
            </w:pPr>
            <w:r w:rsidRPr="000523CF">
              <w:rPr>
                <w:sz w:val="28"/>
                <w:szCs w:val="28"/>
              </w:rPr>
              <w:t>-25000</w:t>
            </w:r>
          </w:p>
        </w:tc>
        <w:tc>
          <w:tcPr>
            <w:tcW w:w="2646" w:type="dxa"/>
          </w:tcPr>
          <w:p w14:paraId="725CE872" w14:textId="77777777" w:rsidR="00026F10" w:rsidRPr="000523CF" w:rsidRDefault="00026F10" w:rsidP="00F72453">
            <w:pPr>
              <w:pStyle w:val="NoSpacing"/>
              <w:rPr>
                <w:sz w:val="28"/>
                <w:szCs w:val="28"/>
              </w:rPr>
            </w:pPr>
            <w:r w:rsidRPr="000523CF">
              <w:rPr>
                <w:sz w:val="28"/>
                <w:szCs w:val="28"/>
              </w:rPr>
              <w:t>-25000</w:t>
            </w:r>
          </w:p>
        </w:tc>
      </w:tr>
      <w:tr w:rsidR="00026F10" w:rsidRPr="000523CF" w14:paraId="387E9B36" w14:textId="77777777" w:rsidTr="000523CF">
        <w:trPr>
          <w:trHeight w:val="311"/>
        </w:trPr>
        <w:tc>
          <w:tcPr>
            <w:tcW w:w="798" w:type="dxa"/>
          </w:tcPr>
          <w:p w14:paraId="658FD1F9" w14:textId="77777777" w:rsidR="00026F10" w:rsidRPr="000523CF" w:rsidRDefault="00026F10" w:rsidP="00F72453">
            <w:pPr>
              <w:pStyle w:val="NoSpacing"/>
              <w:rPr>
                <w:sz w:val="28"/>
                <w:szCs w:val="28"/>
              </w:rPr>
            </w:pPr>
            <w:r w:rsidRPr="000523CF">
              <w:rPr>
                <w:sz w:val="28"/>
                <w:szCs w:val="28"/>
              </w:rPr>
              <w:t>1</w:t>
            </w:r>
          </w:p>
        </w:tc>
        <w:tc>
          <w:tcPr>
            <w:tcW w:w="1070" w:type="dxa"/>
          </w:tcPr>
          <w:p w14:paraId="5977242F" w14:textId="77777777" w:rsidR="00026F10" w:rsidRPr="000523CF" w:rsidRDefault="00026F10" w:rsidP="00F72453">
            <w:pPr>
              <w:pStyle w:val="NoSpacing"/>
              <w:rPr>
                <w:sz w:val="28"/>
                <w:szCs w:val="28"/>
              </w:rPr>
            </w:pPr>
            <w:r w:rsidRPr="000523CF">
              <w:rPr>
                <w:sz w:val="28"/>
                <w:szCs w:val="28"/>
              </w:rPr>
              <w:t>8000</w:t>
            </w:r>
          </w:p>
        </w:tc>
        <w:tc>
          <w:tcPr>
            <w:tcW w:w="3089" w:type="dxa"/>
          </w:tcPr>
          <w:p w14:paraId="4AB3FA09" w14:textId="77777777" w:rsidR="00026F10" w:rsidRPr="000523CF" w:rsidRDefault="00026F10" w:rsidP="00F72453">
            <w:pPr>
              <w:pStyle w:val="NoSpacing"/>
              <w:rPr>
                <w:sz w:val="28"/>
                <w:szCs w:val="28"/>
              </w:rPr>
            </w:pPr>
            <w:r w:rsidRPr="000523CF">
              <w:rPr>
                <w:sz w:val="28"/>
                <w:szCs w:val="28"/>
              </w:rPr>
              <w:t>-25000</w:t>
            </w:r>
          </w:p>
        </w:tc>
        <w:tc>
          <w:tcPr>
            <w:tcW w:w="2693" w:type="dxa"/>
          </w:tcPr>
          <w:p w14:paraId="758C18BD" w14:textId="77777777" w:rsidR="00026F10" w:rsidRPr="000523CF" w:rsidRDefault="00026F10" w:rsidP="00F72453">
            <w:pPr>
              <w:pStyle w:val="NoSpacing"/>
              <w:rPr>
                <w:sz w:val="28"/>
                <w:szCs w:val="28"/>
              </w:rPr>
            </w:pPr>
            <w:r w:rsidRPr="000523CF">
              <w:rPr>
                <w:sz w:val="28"/>
                <w:szCs w:val="28"/>
              </w:rPr>
              <w:t>-30393</w:t>
            </w:r>
          </w:p>
        </w:tc>
        <w:tc>
          <w:tcPr>
            <w:tcW w:w="2646" w:type="dxa"/>
          </w:tcPr>
          <w:p w14:paraId="1A9DF2F7" w14:textId="77777777" w:rsidR="00026F10" w:rsidRPr="000523CF" w:rsidRDefault="00026F10" w:rsidP="00F72453">
            <w:pPr>
              <w:pStyle w:val="NoSpacing"/>
              <w:rPr>
                <w:sz w:val="28"/>
                <w:szCs w:val="28"/>
              </w:rPr>
            </w:pPr>
            <w:r w:rsidRPr="000523CF">
              <w:rPr>
                <w:sz w:val="28"/>
                <w:szCs w:val="28"/>
              </w:rPr>
              <w:t>-22393</w:t>
            </w:r>
          </w:p>
        </w:tc>
      </w:tr>
      <w:tr w:rsidR="00026F10" w:rsidRPr="000523CF" w14:paraId="1C851A45" w14:textId="77777777" w:rsidTr="000523CF">
        <w:trPr>
          <w:trHeight w:val="322"/>
        </w:trPr>
        <w:tc>
          <w:tcPr>
            <w:tcW w:w="798" w:type="dxa"/>
          </w:tcPr>
          <w:p w14:paraId="6C154A45" w14:textId="77777777" w:rsidR="00026F10" w:rsidRPr="000523CF" w:rsidRDefault="00026F10" w:rsidP="00F72453">
            <w:pPr>
              <w:pStyle w:val="NoSpacing"/>
              <w:rPr>
                <w:sz w:val="28"/>
                <w:szCs w:val="28"/>
              </w:rPr>
            </w:pPr>
            <w:r w:rsidRPr="000523CF">
              <w:rPr>
                <w:sz w:val="28"/>
                <w:szCs w:val="28"/>
              </w:rPr>
              <w:t>2</w:t>
            </w:r>
          </w:p>
        </w:tc>
        <w:tc>
          <w:tcPr>
            <w:tcW w:w="1070" w:type="dxa"/>
          </w:tcPr>
          <w:p w14:paraId="07CF293D" w14:textId="77777777" w:rsidR="00026F10" w:rsidRPr="000523CF" w:rsidRDefault="00026F10" w:rsidP="00F72453">
            <w:pPr>
              <w:pStyle w:val="NoSpacing"/>
              <w:rPr>
                <w:sz w:val="28"/>
                <w:szCs w:val="28"/>
              </w:rPr>
            </w:pPr>
            <w:r w:rsidRPr="000523CF">
              <w:rPr>
                <w:sz w:val="28"/>
                <w:szCs w:val="28"/>
              </w:rPr>
              <w:t>8000</w:t>
            </w:r>
          </w:p>
        </w:tc>
        <w:tc>
          <w:tcPr>
            <w:tcW w:w="3089" w:type="dxa"/>
          </w:tcPr>
          <w:p w14:paraId="316DB97D" w14:textId="77777777" w:rsidR="00026F10" w:rsidRPr="000523CF" w:rsidRDefault="00026F10" w:rsidP="00F72453">
            <w:pPr>
              <w:pStyle w:val="NoSpacing"/>
              <w:rPr>
                <w:sz w:val="28"/>
                <w:szCs w:val="28"/>
              </w:rPr>
            </w:pPr>
            <w:r w:rsidRPr="000523CF">
              <w:rPr>
                <w:sz w:val="28"/>
                <w:szCs w:val="28"/>
              </w:rPr>
              <w:t>-22393</w:t>
            </w:r>
          </w:p>
        </w:tc>
        <w:tc>
          <w:tcPr>
            <w:tcW w:w="2693" w:type="dxa"/>
          </w:tcPr>
          <w:p w14:paraId="5971D051" w14:textId="77777777" w:rsidR="00026F10" w:rsidRPr="000523CF" w:rsidRDefault="00026F10" w:rsidP="00F72453">
            <w:pPr>
              <w:pStyle w:val="NoSpacing"/>
              <w:rPr>
                <w:sz w:val="28"/>
                <w:szCs w:val="28"/>
              </w:rPr>
            </w:pPr>
            <w:r w:rsidRPr="000523CF">
              <w:rPr>
                <w:sz w:val="28"/>
                <w:szCs w:val="28"/>
              </w:rPr>
              <w:t>-27223</w:t>
            </w:r>
          </w:p>
        </w:tc>
        <w:tc>
          <w:tcPr>
            <w:tcW w:w="2646" w:type="dxa"/>
          </w:tcPr>
          <w:p w14:paraId="7E51A071" w14:textId="77777777" w:rsidR="00026F10" w:rsidRPr="000523CF" w:rsidRDefault="00026F10" w:rsidP="00F72453">
            <w:pPr>
              <w:pStyle w:val="NoSpacing"/>
              <w:rPr>
                <w:sz w:val="28"/>
                <w:szCs w:val="28"/>
              </w:rPr>
            </w:pPr>
            <w:r w:rsidRPr="000523CF">
              <w:rPr>
                <w:sz w:val="28"/>
                <w:szCs w:val="28"/>
              </w:rPr>
              <w:t>-19223</w:t>
            </w:r>
          </w:p>
        </w:tc>
      </w:tr>
      <w:tr w:rsidR="00026F10" w:rsidRPr="000523CF" w14:paraId="75F89C00" w14:textId="77777777" w:rsidTr="000523CF">
        <w:trPr>
          <w:trHeight w:val="311"/>
        </w:trPr>
        <w:tc>
          <w:tcPr>
            <w:tcW w:w="798" w:type="dxa"/>
          </w:tcPr>
          <w:p w14:paraId="394D8F6D" w14:textId="77777777" w:rsidR="00026F10" w:rsidRPr="000523CF" w:rsidRDefault="00026F10" w:rsidP="00F72453">
            <w:pPr>
              <w:pStyle w:val="NoSpacing"/>
              <w:rPr>
                <w:sz w:val="28"/>
                <w:szCs w:val="28"/>
              </w:rPr>
            </w:pPr>
            <w:r w:rsidRPr="000523CF">
              <w:rPr>
                <w:sz w:val="28"/>
                <w:szCs w:val="28"/>
              </w:rPr>
              <w:t>3</w:t>
            </w:r>
          </w:p>
        </w:tc>
        <w:tc>
          <w:tcPr>
            <w:tcW w:w="1070" w:type="dxa"/>
          </w:tcPr>
          <w:p w14:paraId="6F841193" w14:textId="77777777" w:rsidR="00026F10" w:rsidRPr="000523CF" w:rsidRDefault="00026F10" w:rsidP="00F72453">
            <w:pPr>
              <w:pStyle w:val="NoSpacing"/>
              <w:rPr>
                <w:sz w:val="28"/>
                <w:szCs w:val="28"/>
              </w:rPr>
            </w:pPr>
            <w:r w:rsidRPr="000523CF">
              <w:rPr>
                <w:sz w:val="28"/>
                <w:szCs w:val="28"/>
              </w:rPr>
              <w:t>8000</w:t>
            </w:r>
          </w:p>
        </w:tc>
        <w:tc>
          <w:tcPr>
            <w:tcW w:w="3089" w:type="dxa"/>
          </w:tcPr>
          <w:p w14:paraId="38A33175" w14:textId="77777777" w:rsidR="00026F10" w:rsidRPr="000523CF" w:rsidRDefault="00026F10" w:rsidP="00F72453">
            <w:pPr>
              <w:pStyle w:val="NoSpacing"/>
              <w:rPr>
                <w:sz w:val="28"/>
                <w:szCs w:val="28"/>
              </w:rPr>
            </w:pPr>
            <w:r w:rsidRPr="000523CF">
              <w:rPr>
                <w:sz w:val="28"/>
                <w:szCs w:val="28"/>
              </w:rPr>
              <w:t>-19223</w:t>
            </w:r>
          </w:p>
        </w:tc>
        <w:tc>
          <w:tcPr>
            <w:tcW w:w="2693" w:type="dxa"/>
          </w:tcPr>
          <w:p w14:paraId="67AD357C" w14:textId="77777777" w:rsidR="00026F10" w:rsidRPr="000523CF" w:rsidRDefault="006A7F73" w:rsidP="00F72453">
            <w:pPr>
              <w:pStyle w:val="NoSpacing"/>
              <w:rPr>
                <w:sz w:val="28"/>
                <w:szCs w:val="28"/>
              </w:rPr>
            </w:pPr>
            <w:r w:rsidRPr="000523CF">
              <w:rPr>
                <w:sz w:val="28"/>
                <w:szCs w:val="28"/>
              </w:rPr>
              <w:t>-23369</w:t>
            </w:r>
          </w:p>
        </w:tc>
        <w:tc>
          <w:tcPr>
            <w:tcW w:w="2646" w:type="dxa"/>
          </w:tcPr>
          <w:p w14:paraId="7AE9CA08" w14:textId="77777777" w:rsidR="00026F10" w:rsidRPr="000523CF" w:rsidRDefault="006A7F73" w:rsidP="00F72453">
            <w:pPr>
              <w:pStyle w:val="NoSpacing"/>
              <w:rPr>
                <w:sz w:val="28"/>
                <w:szCs w:val="28"/>
              </w:rPr>
            </w:pPr>
            <w:r w:rsidRPr="000523CF">
              <w:rPr>
                <w:sz w:val="28"/>
                <w:szCs w:val="28"/>
              </w:rPr>
              <w:t>-15369</w:t>
            </w:r>
          </w:p>
        </w:tc>
      </w:tr>
      <w:tr w:rsidR="00026F10" w:rsidRPr="000523CF" w14:paraId="7C488076" w14:textId="77777777" w:rsidTr="000523CF">
        <w:trPr>
          <w:trHeight w:val="311"/>
        </w:trPr>
        <w:tc>
          <w:tcPr>
            <w:tcW w:w="798" w:type="dxa"/>
          </w:tcPr>
          <w:p w14:paraId="5D859905" w14:textId="77777777" w:rsidR="00026F10" w:rsidRPr="000523CF" w:rsidRDefault="00026F10" w:rsidP="00F72453">
            <w:pPr>
              <w:pStyle w:val="NoSpacing"/>
              <w:rPr>
                <w:sz w:val="28"/>
                <w:szCs w:val="28"/>
              </w:rPr>
            </w:pPr>
            <w:r w:rsidRPr="000523CF">
              <w:rPr>
                <w:sz w:val="28"/>
                <w:szCs w:val="28"/>
              </w:rPr>
              <w:t>4</w:t>
            </w:r>
          </w:p>
        </w:tc>
        <w:tc>
          <w:tcPr>
            <w:tcW w:w="1070" w:type="dxa"/>
          </w:tcPr>
          <w:p w14:paraId="694C39BE" w14:textId="77777777" w:rsidR="00026F10" w:rsidRPr="000523CF" w:rsidRDefault="00026F10" w:rsidP="00F72453">
            <w:pPr>
              <w:pStyle w:val="NoSpacing"/>
              <w:rPr>
                <w:sz w:val="28"/>
                <w:szCs w:val="28"/>
              </w:rPr>
            </w:pPr>
            <w:r w:rsidRPr="000523CF">
              <w:rPr>
                <w:sz w:val="28"/>
                <w:szCs w:val="28"/>
              </w:rPr>
              <w:t>8000</w:t>
            </w:r>
          </w:p>
        </w:tc>
        <w:tc>
          <w:tcPr>
            <w:tcW w:w="3089" w:type="dxa"/>
          </w:tcPr>
          <w:p w14:paraId="2C502190" w14:textId="77777777" w:rsidR="00026F10" w:rsidRPr="000523CF" w:rsidRDefault="006A7F73" w:rsidP="00F72453">
            <w:pPr>
              <w:pStyle w:val="NoSpacing"/>
              <w:rPr>
                <w:sz w:val="28"/>
                <w:szCs w:val="28"/>
              </w:rPr>
            </w:pPr>
            <w:r w:rsidRPr="000523CF">
              <w:rPr>
                <w:sz w:val="28"/>
                <w:szCs w:val="28"/>
              </w:rPr>
              <w:t>-15369</w:t>
            </w:r>
          </w:p>
        </w:tc>
        <w:tc>
          <w:tcPr>
            <w:tcW w:w="2693" w:type="dxa"/>
          </w:tcPr>
          <w:p w14:paraId="19246E9A" w14:textId="77777777" w:rsidR="00026F10" w:rsidRPr="000523CF" w:rsidRDefault="006A7F73" w:rsidP="00F72453">
            <w:pPr>
              <w:pStyle w:val="NoSpacing"/>
              <w:rPr>
                <w:sz w:val="28"/>
                <w:szCs w:val="28"/>
              </w:rPr>
            </w:pPr>
            <w:r w:rsidRPr="000523CF">
              <w:rPr>
                <w:sz w:val="28"/>
                <w:szCs w:val="28"/>
              </w:rPr>
              <w:t>-18684</w:t>
            </w:r>
          </w:p>
        </w:tc>
        <w:tc>
          <w:tcPr>
            <w:tcW w:w="2646" w:type="dxa"/>
          </w:tcPr>
          <w:p w14:paraId="25B3C2E5" w14:textId="77777777" w:rsidR="00026F10" w:rsidRPr="000523CF" w:rsidRDefault="006A7F73" w:rsidP="00F72453">
            <w:pPr>
              <w:pStyle w:val="NoSpacing"/>
              <w:rPr>
                <w:sz w:val="28"/>
                <w:szCs w:val="28"/>
              </w:rPr>
            </w:pPr>
            <w:r w:rsidRPr="000523CF">
              <w:rPr>
                <w:sz w:val="28"/>
                <w:szCs w:val="28"/>
              </w:rPr>
              <w:t>-10684</w:t>
            </w:r>
          </w:p>
        </w:tc>
      </w:tr>
      <w:tr w:rsidR="00026F10" w:rsidRPr="000523CF" w14:paraId="5FDD0963" w14:textId="77777777" w:rsidTr="000523CF">
        <w:trPr>
          <w:trHeight w:val="322"/>
        </w:trPr>
        <w:tc>
          <w:tcPr>
            <w:tcW w:w="798" w:type="dxa"/>
          </w:tcPr>
          <w:p w14:paraId="047534B1" w14:textId="77777777" w:rsidR="00026F10" w:rsidRPr="000523CF" w:rsidRDefault="00026F10" w:rsidP="00F72453">
            <w:pPr>
              <w:pStyle w:val="NoSpacing"/>
              <w:rPr>
                <w:sz w:val="28"/>
                <w:szCs w:val="28"/>
              </w:rPr>
            </w:pPr>
            <w:r w:rsidRPr="000523CF">
              <w:rPr>
                <w:sz w:val="28"/>
                <w:szCs w:val="28"/>
              </w:rPr>
              <w:t>5</w:t>
            </w:r>
          </w:p>
        </w:tc>
        <w:tc>
          <w:tcPr>
            <w:tcW w:w="1070" w:type="dxa"/>
          </w:tcPr>
          <w:p w14:paraId="1F732DAA" w14:textId="77777777" w:rsidR="00026F10" w:rsidRPr="000523CF" w:rsidRDefault="00026F10" w:rsidP="00F72453">
            <w:pPr>
              <w:pStyle w:val="NoSpacing"/>
              <w:rPr>
                <w:sz w:val="28"/>
                <w:szCs w:val="28"/>
              </w:rPr>
            </w:pPr>
            <w:r w:rsidRPr="000523CF">
              <w:rPr>
                <w:sz w:val="28"/>
                <w:szCs w:val="28"/>
              </w:rPr>
              <w:t>13000</w:t>
            </w:r>
          </w:p>
        </w:tc>
        <w:tc>
          <w:tcPr>
            <w:tcW w:w="3089" w:type="dxa"/>
          </w:tcPr>
          <w:p w14:paraId="20AB918D" w14:textId="77777777" w:rsidR="00026F10" w:rsidRPr="000523CF" w:rsidRDefault="006A7F73" w:rsidP="00F72453">
            <w:pPr>
              <w:pStyle w:val="NoSpacing"/>
              <w:rPr>
                <w:sz w:val="28"/>
                <w:szCs w:val="28"/>
              </w:rPr>
            </w:pPr>
            <w:r w:rsidRPr="000523CF">
              <w:rPr>
                <w:sz w:val="28"/>
                <w:szCs w:val="28"/>
              </w:rPr>
              <w:t>-10684</w:t>
            </w:r>
          </w:p>
        </w:tc>
        <w:tc>
          <w:tcPr>
            <w:tcW w:w="2693" w:type="dxa"/>
          </w:tcPr>
          <w:p w14:paraId="70FB89F0" w14:textId="77777777" w:rsidR="00026F10" w:rsidRPr="000523CF" w:rsidRDefault="006A7F73" w:rsidP="00F72453">
            <w:pPr>
              <w:pStyle w:val="NoSpacing"/>
              <w:rPr>
                <w:sz w:val="28"/>
                <w:szCs w:val="28"/>
              </w:rPr>
            </w:pPr>
            <w:r w:rsidRPr="000523CF">
              <w:rPr>
                <w:sz w:val="28"/>
                <w:szCs w:val="28"/>
              </w:rPr>
              <w:t>-12988</w:t>
            </w:r>
          </w:p>
        </w:tc>
        <w:tc>
          <w:tcPr>
            <w:tcW w:w="2646" w:type="dxa"/>
          </w:tcPr>
          <w:p w14:paraId="7CE7B378" w14:textId="77777777" w:rsidR="00026F10" w:rsidRPr="000523CF" w:rsidRDefault="006A7F73" w:rsidP="00F72453">
            <w:pPr>
              <w:pStyle w:val="NoSpacing"/>
              <w:rPr>
                <w:sz w:val="28"/>
                <w:szCs w:val="28"/>
              </w:rPr>
            </w:pPr>
            <w:r w:rsidRPr="000523CF">
              <w:rPr>
                <w:sz w:val="28"/>
                <w:szCs w:val="28"/>
              </w:rPr>
              <w:t>12</w:t>
            </w:r>
          </w:p>
        </w:tc>
      </w:tr>
    </w:tbl>
    <w:p w14:paraId="3DBE127A" w14:textId="77777777" w:rsidR="00026F10" w:rsidRPr="000523CF" w:rsidRDefault="006A7F73" w:rsidP="00F72453">
      <w:pPr>
        <w:pStyle w:val="NoSpacing"/>
        <w:rPr>
          <w:sz w:val="28"/>
          <w:szCs w:val="28"/>
        </w:rPr>
      </w:pPr>
      <w:r w:rsidRPr="000523CF">
        <w:rPr>
          <w:sz w:val="28"/>
          <w:szCs w:val="28"/>
        </w:rPr>
        <w:t xml:space="preserve"> </w:t>
      </w:r>
    </w:p>
    <w:p w14:paraId="3FD7A14C" w14:textId="77777777" w:rsidR="004C0CD1" w:rsidRPr="000523CF" w:rsidRDefault="004C0CD1" w:rsidP="00774C80">
      <w:pPr>
        <w:jc w:val="both"/>
        <w:rPr>
          <w:sz w:val="28"/>
          <w:szCs w:val="28"/>
        </w:rPr>
      </w:pPr>
      <w:r w:rsidRPr="000523CF">
        <w:rPr>
          <w:noProof/>
          <w:sz w:val="28"/>
          <w:szCs w:val="28"/>
        </w:rPr>
        <w:drawing>
          <wp:inline distT="0" distB="0" distL="0" distR="0" wp14:anchorId="390ACDE4" wp14:editId="73946141">
            <wp:extent cx="6336234" cy="2128520"/>
            <wp:effectExtent l="76200" t="209550" r="64770" b="214630"/>
            <wp:docPr id="1" name="Picture 1" descr="C:\Users\user\Documents\Bluetooth Folder\DSC_056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cuments\Bluetooth Folder\DSC_0567-1.jpg"/>
                    <pic:cNvPicPr>
                      <a:picLocks noChangeAspect="1" noChangeArrowheads="1"/>
                    </pic:cNvPicPr>
                  </pic:nvPicPr>
                  <pic:blipFill>
                    <a:blip r:embed="rId8"/>
                    <a:srcRect/>
                    <a:stretch>
                      <a:fillRect/>
                    </a:stretch>
                  </pic:blipFill>
                  <pic:spPr bwMode="auto">
                    <a:xfrm rot="21376229">
                      <a:off x="0" y="0"/>
                      <a:ext cx="6335328" cy="2128216"/>
                    </a:xfrm>
                    <a:prstGeom prst="rect">
                      <a:avLst/>
                    </a:prstGeom>
                    <a:noFill/>
                    <a:ln w="9525">
                      <a:noFill/>
                      <a:miter lim="800000"/>
                      <a:headEnd/>
                      <a:tailEnd/>
                    </a:ln>
                  </pic:spPr>
                </pic:pic>
              </a:graphicData>
            </a:graphic>
          </wp:inline>
        </w:drawing>
      </w:r>
    </w:p>
    <w:p w14:paraId="4E53A551" w14:textId="77777777" w:rsidR="00833445" w:rsidRPr="000523CF" w:rsidRDefault="00833445" w:rsidP="00833445">
      <w:pPr>
        <w:spacing w:after="73" w:line="240" w:lineRule="auto"/>
        <w:outlineLvl w:val="0"/>
        <w:rPr>
          <w:rFonts w:ascii="Verdana" w:eastAsia="Times New Roman" w:hAnsi="Verdana" w:cs="Times New Roman"/>
          <w:color w:val="222222"/>
          <w:kern w:val="36"/>
          <w:sz w:val="28"/>
          <w:szCs w:val="28"/>
        </w:rPr>
      </w:pPr>
      <w:r w:rsidRPr="000523CF">
        <w:rPr>
          <w:rFonts w:ascii="Verdana" w:eastAsia="Times New Roman" w:hAnsi="Verdana" w:cs="Times New Roman"/>
          <w:color w:val="222222"/>
          <w:kern w:val="36"/>
          <w:sz w:val="28"/>
          <w:szCs w:val="28"/>
        </w:rPr>
        <w:t>What is Incremental IRR?</w:t>
      </w:r>
    </w:p>
    <w:p w14:paraId="79FA03EA" w14:textId="77777777" w:rsidR="00833445" w:rsidRPr="000523CF" w:rsidRDefault="00833445" w:rsidP="00833445">
      <w:pPr>
        <w:spacing w:after="315" w:line="240" w:lineRule="auto"/>
        <w:jc w:val="both"/>
        <w:rPr>
          <w:rFonts w:ascii="Verdana" w:eastAsia="Times New Roman" w:hAnsi="Verdana" w:cs="Times New Roman"/>
          <w:color w:val="000000"/>
          <w:sz w:val="28"/>
          <w:szCs w:val="28"/>
        </w:rPr>
      </w:pPr>
      <w:r w:rsidRPr="000523CF">
        <w:rPr>
          <w:rFonts w:ascii="Verdana" w:eastAsia="Times New Roman" w:hAnsi="Verdana" w:cs="Times New Roman"/>
          <w:color w:val="000000"/>
          <w:sz w:val="28"/>
          <w:szCs w:val="28"/>
        </w:rPr>
        <w:t>Incremental IRR is a way to analyze the financial return when there are two competing investment opportunities involving different amounts of initial investment.</w:t>
      </w:r>
    </w:p>
    <w:p w14:paraId="07753301" w14:textId="77777777" w:rsidR="00833445" w:rsidRPr="000523CF" w:rsidRDefault="00833445" w:rsidP="00833445">
      <w:pPr>
        <w:pStyle w:val="NoSpacing"/>
        <w:rPr>
          <w:sz w:val="28"/>
          <w:szCs w:val="28"/>
        </w:rPr>
      </w:pPr>
      <w:r w:rsidRPr="000523CF">
        <w:rPr>
          <w:sz w:val="28"/>
          <w:szCs w:val="28"/>
        </w:rPr>
        <w:t>Here we will explore how to calculate incremental IRR and how it helps in deciding between two projects with different investment.</w:t>
      </w:r>
    </w:p>
    <w:p w14:paraId="36325EBE" w14:textId="77777777" w:rsidR="00833445" w:rsidRPr="000523CF" w:rsidRDefault="00833445" w:rsidP="00833445">
      <w:pPr>
        <w:pStyle w:val="NoSpacing"/>
        <w:rPr>
          <w:sz w:val="28"/>
          <w:szCs w:val="28"/>
        </w:rPr>
      </w:pPr>
      <w:r w:rsidRPr="000523CF">
        <w:rPr>
          <w:sz w:val="28"/>
          <w:szCs w:val="28"/>
        </w:rPr>
        <w:t>Let’s consider a project with following cash flow stream:</w:t>
      </w:r>
    </w:p>
    <w:p w14:paraId="45696D66" w14:textId="77777777" w:rsidR="00833445" w:rsidRPr="000523CF" w:rsidRDefault="00833445" w:rsidP="00833445">
      <w:pPr>
        <w:pStyle w:val="NoSpacing"/>
        <w:rPr>
          <w:sz w:val="28"/>
          <w:szCs w:val="28"/>
        </w:rPr>
      </w:pPr>
      <w:r w:rsidRPr="000523CF">
        <w:rPr>
          <w:noProof/>
          <w:sz w:val="28"/>
          <w:szCs w:val="28"/>
        </w:rPr>
        <w:drawing>
          <wp:inline distT="0" distB="0" distL="0" distR="0" wp14:anchorId="2C8150F7" wp14:editId="780BE6F9">
            <wp:extent cx="5117465" cy="422910"/>
            <wp:effectExtent l="19050" t="0" r="6985" b="0"/>
            <wp:docPr id="4" name="Picture 1" descr="Incremental I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cremental IRR"/>
                    <pic:cNvPicPr>
                      <a:picLocks noChangeAspect="1" noChangeArrowheads="1"/>
                    </pic:cNvPicPr>
                  </pic:nvPicPr>
                  <pic:blipFill>
                    <a:blip r:embed="rId9"/>
                    <a:srcRect/>
                    <a:stretch>
                      <a:fillRect/>
                    </a:stretch>
                  </pic:blipFill>
                  <pic:spPr bwMode="auto">
                    <a:xfrm>
                      <a:off x="0" y="0"/>
                      <a:ext cx="5117465" cy="422910"/>
                    </a:xfrm>
                    <a:prstGeom prst="rect">
                      <a:avLst/>
                    </a:prstGeom>
                    <a:noFill/>
                    <a:ln w="9525">
                      <a:noFill/>
                      <a:miter lim="800000"/>
                      <a:headEnd/>
                      <a:tailEnd/>
                    </a:ln>
                  </pic:spPr>
                </pic:pic>
              </a:graphicData>
            </a:graphic>
          </wp:inline>
        </w:drawing>
      </w:r>
    </w:p>
    <w:p w14:paraId="7896BBBE" w14:textId="77777777" w:rsidR="00833445" w:rsidRPr="000523CF" w:rsidRDefault="00833445" w:rsidP="00833445">
      <w:pPr>
        <w:pStyle w:val="NoSpacing"/>
        <w:rPr>
          <w:sz w:val="28"/>
          <w:szCs w:val="28"/>
        </w:rPr>
      </w:pPr>
      <w:r w:rsidRPr="000523CF">
        <w:rPr>
          <w:sz w:val="28"/>
          <w:szCs w:val="28"/>
        </w:rPr>
        <w:t>Assume 10% discount rate.</w:t>
      </w:r>
    </w:p>
    <w:p w14:paraId="49AD521F" w14:textId="77777777" w:rsidR="00833445" w:rsidRPr="000523CF" w:rsidRDefault="00833445" w:rsidP="00833445">
      <w:pPr>
        <w:pStyle w:val="NoSpacing"/>
        <w:rPr>
          <w:sz w:val="28"/>
          <w:szCs w:val="28"/>
        </w:rPr>
      </w:pPr>
      <w:r w:rsidRPr="000523CF">
        <w:rPr>
          <w:sz w:val="28"/>
          <w:szCs w:val="28"/>
        </w:rPr>
        <w:t>The IRR/NPV can be calculated by using </w:t>
      </w:r>
      <w:hyperlink r:id="rId10" w:history="1">
        <w:r w:rsidRPr="000523CF">
          <w:rPr>
            <w:sz w:val="28"/>
            <w:szCs w:val="28"/>
          </w:rPr>
          <w:t>Excel IRR</w:t>
        </w:r>
      </w:hyperlink>
      <w:r w:rsidRPr="000523CF">
        <w:rPr>
          <w:sz w:val="28"/>
          <w:szCs w:val="28"/>
        </w:rPr>
        <w:t>/</w:t>
      </w:r>
      <w:hyperlink r:id="rId11" w:history="1">
        <w:r w:rsidRPr="000523CF">
          <w:rPr>
            <w:sz w:val="28"/>
            <w:szCs w:val="28"/>
          </w:rPr>
          <w:t>NPV functions</w:t>
        </w:r>
      </w:hyperlink>
      <w:r w:rsidRPr="000523CF">
        <w:rPr>
          <w:sz w:val="28"/>
          <w:szCs w:val="28"/>
        </w:rPr>
        <w:t>.</w:t>
      </w:r>
    </w:p>
    <w:p w14:paraId="193450E5" w14:textId="77777777" w:rsidR="00833445" w:rsidRPr="000523CF" w:rsidRDefault="00833445" w:rsidP="00833445">
      <w:pPr>
        <w:pStyle w:val="NoSpacing"/>
        <w:rPr>
          <w:sz w:val="28"/>
          <w:szCs w:val="28"/>
        </w:rPr>
      </w:pPr>
      <w:r w:rsidRPr="000523CF">
        <w:rPr>
          <w:sz w:val="28"/>
          <w:szCs w:val="28"/>
        </w:rPr>
        <w:t>The project IRR is 13.27% and the NPV is 128.5.</w:t>
      </w:r>
    </w:p>
    <w:p w14:paraId="07102EAC" w14:textId="77777777" w:rsidR="00833445" w:rsidRPr="000523CF" w:rsidRDefault="00833445" w:rsidP="00833445">
      <w:pPr>
        <w:pStyle w:val="NoSpacing"/>
        <w:rPr>
          <w:sz w:val="28"/>
          <w:szCs w:val="28"/>
        </w:rPr>
      </w:pPr>
      <w:r w:rsidRPr="000523CF">
        <w:rPr>
          <w:sz w:val="28"/>
          <w:szCs w:val="28"/>
        </w:rPr>
        <w:lastRenderedPageBreak/>
        <w:t>Now let’s consider another project with following cash flow stream:</w:t>
      </w:r>
    </w:p>
    <w:p w14:paraId="12DB28EC" w14:textId="77777777" w:rsidR="00833445" w:rsidRPr="000523CF" w:rsidRDefault="00833445" w:rsidP="00833445">
      <w:pPr>
        <w:pStyle w:val="NoSpacing"/>
        <w:rPr>
          <w:sz w:val="28"/>
          <w:szCs w:val="28"/>
        </w:rPr>
      </w:pPr>
      <w:r w:rsidRPr="000523CF">
        <w:rPr>
          <w:noProof/>
          <w:sz w:val="28"/>
          <w:szCs w:val="28"/>
        </w:rPr>
        <w:drawing>
          <wp:inline distT="0" distB="0" distL="0" distR="0" wp14:anchorId="7BA8D717" wp14:editId="17507848">
            <wp:extent cx="5132705" cy="438150"/>
            <wp:effectExtent l="19050" t="0" r="0" b="0"/>
            <wp:docPr id="5" name="Picture 2" descr="Incremental I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cremental IRR"/>
                    <pic:cNvPicPr>
                      <a:picLocks noChangeAspect="1" noChangeArrowheads="1"/>
                    </pic:cNvPicPr>
                  </pic:nvPicPr>
                  <pic:blipFill>
                    <a:blip r:embed="rId12"/>
                    <a:srcRect/>
                    <a:stretch>
                      <a:fillRect/>
                    </a:stretch>
                  </pic:blipFill>
                  <pic:spPr bwMode="auto">
                    <a:xfrm>
                      <a:off x="0" y="0"/>
                      <a:ext cx="5132705" cy="438150"/>
                    </a:xfrm>
                    <a:prstGeom prst="rect">
                      <a:avLst/>
                    </a:prstGeom>
                    <a:noFill/>
                    <a:ln w="9525">
                      <a:noFill/>
                      <a:miter lim="800000"/>
                      <a:headEnd/>
                      <a:tailEnd/>
                    </a:ln>
                  </pic:spPr>
                </pic:pic>
              </a:graphicData>
            </a:graphic>
          </wp:inline>
        </w:drawing>
      </w:r>
    </w:p>
    <w:p w14:paraId="7CBD8E31" w14:textId="77777777" w:rsidR="00833445" w:rsidRPr="000523CF" w:rsidRDefault="00833445" w:rsidP="00833445">
      <w:pPr>
        <w:pStyle w:val="NoSpacing"/>
        <w:rPr>
          <w:rFonts w:eastAsia="Times New Roman"/>
          <w:sz w:val="28"/>
          <w:szCs w:val="28"/>
        </w:rPr>
      </w:pPr>
      <w:r w:rsidRPr="000523CF">
        <w:rPr>
          <w:rFonts w:eastAsia="Times New Roman"/>
          <w:sz w:val="28"/>
          <w:szCs w:val="28"/>
        </w:rPr>
        <w:t>The IRR for this project is 12.78% and the NPV is 220.1.</w:t>
      </w:r>
    </w:p>
    <w:p w14:paraId="0F04F14E" w14:textId="77777777" w:rsidR="00833445" w:rsidRPr="000523CF" w:rsidRDefault="00833445" w:rsidP="00833445">
      <w:pPr>
        <w:pStyle w:val="NoSpacing"/>
        <w:rPr>
          <w:rFonts w:eastAsia="Times New Roman"/>
          <w:sz w:val="28"/>
          <w:szCs w:val="28"/>
        </w:rPr>
      </w:pPr>
      <w:r w:rsidRPr="000523CF">
        <w:rPr>
          <w:rFonts w:eastAsia="Times New Roman"/>
          <w:sz w:val="28"/>
          <w:szCs w:val="28"/>
        </w:rPr>
        <w:t>So which project should we take? If you notice, the initial investment for the second project is twice the investment required for the first project.</w:t>
      </w:r>
    </w:p>
    <w:p w14:paraId="4BA9E86B" w14:textId="77777777" w:rsidR="00833445" w:rsidRPr="000523CF" w:rsidRDefault="00833445" w:rsidP="00833445">
      <w:pPr>
        <w:pStyle w:val="NoSpacing"/>
        <w:rPr>
          <w:rFonts w:eastAsia="Times New Roman"/>
          <w:sz w:val="28"/>
          <w:szCs w:val="28"/>
        </w:rPr>
      </w:pPr>
      <w:r w:rsidRPr="000523CF">
        <w:rPr>
          <w:rFonts w:eastAsia="Times New Roman"/>
          <w:sz w:val="28"/>
          <w:szCs w:val="28"/>
        </w:rPr>
        <w:t>In such situations we should calculate incremental IRR. It is defined as the internal rate of return of the incremental cash flows.</w:t>
      </w:r>
    </w:p>
    <w:p w14:paraId="50463BB8" w14:textId="77777777" w:rsidR="00833445" w:rsidRPr="000523CF" w:rsidRDefault="00833445" w:rsidP="00833445">
      <w:pPr>
        <w:pStyle w:val="NoSpacing"/>
        <w:rPr>
          <w:rFonts w:eastAsia="Times New Roman"/>
          <w:sz w:val="28"/>
          <w:szCs w:val="28"/>
        </w:rPr>
      </w:pPr>
      <w:r w:rsidRPr="000523CF">
        <w:rPr>
          <w:rFonts w:eastAsia="Times New Roman"/>
          <w:sz w:val="28"/>
          <w:szCs w:val="28"/>
        </w:rPr>
        <w:t>The incremental cash flow is the difference between the cash flows of the two projects.</w:t>
      </w:r>
    </w:p>
    <w:p w14:paraId="316DDC6F" w14:textId="77777777" w:rsidR="00833445" w:rsidRPr="000523CF" w:rsidRDefault="00833445" w:rsidP="00833445">
      <w:pPr>
        <w:pStyle w:val="NoSpacing"/>
        <w:rPr>
          <w:rFonts w:eastAsia="Times New Roman"/>
          <w:sz w:val="28"/>
          <w:szCs w:val="28"/>
        </w:rPr>
      </w:pPr>
      <w:r w:rsidRPr="000523CF">
        <w:rPr>
          <w:rFonts w:eastAsia="Times New Roman"/>
          <w:noProof/>
          <w:sz w:val="28"/>
          <w:szCs w:val="28"/>
        </w:rPr>
        <w:drawing>
          <wp:inline distT="0" distB="0" distL="0" distR="0" wp14:anchorId="05231D6E" wp14:editId="2F2CAC13">
            <wp:extent cx="5855335" cy="445770"/>
            <wp:effectExtent l="19050" t="0" r="0" b="0"/>
            <wp:docPr id="6" name="Picture 3" descr="Incremental I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cremental IRR"/>
                    <pic:cNvPicPr>
                      <a:picLocks noChangeAspect="1" noChangeArrowheads="1"/>
                    </pic:cNvPicPr>
                  </pic:nvPicPr>
                  <pic:blipFill>
                    <a:blip r:embed="rId13"/>
                    <a:srcRect/>
                    <a:stretch>
                      <a:fillRect/>
                    </a:stretch>
                  </pic:blipFill>
                  <pic:spPr bwMode="auto">
                    <a:xfrm>
                      <a:off x="0" y="0"/>
                      <a:ext cx="5855335" cy="445770"/>
                    </a:xfrm>
                    <a:prstGeom prst="rect">
                      <a:avLst/>
                    </a:prstGeom>
                    <a:noFill/>
                    <a:ln w="9525">
                      <a:noFill/>
                      <a:miter lim="800000"/>
                      <a:headEnd/>
                      <a:tailEnd/>
                    </a:ln>
                  </pic:spPr>
                </pic:pic>
              </a:graphicData>
            </a:graphic>
          </wp:inline>
        </w:drawing>
      </w:r>
    </w:p>
    <w:p w14:paraId="5EAE58F4" w14:textId="77777777" w:rsidR="00833445" w:rsidRPr="000523CF" w:rsidRDefault="00833445" w:rsidP="00833445">
      <w:pPr>
        <w:pStyle w:val="NoSpacing"/>
        <w:rPr>
          <w:ins w:id="0" w:author="Unknown"/>
          <w:rFonts w:eastAsia="Times New Roman"/>
          <w:sz w:val="28"/>
          <w:szCs w:val="28"/>
        </w:rPr>
      </w:pPr>
      <w:r w:rsidRPr="000523CF">
        <w:rPr>
          <w:rFonts w:eastAsia="Times New Roman"/>
          <w:sz w:val="28"/>
          <w:szCs w:val="28"/>
        </w:rPr>
        <w:t>The IRR for the incremental cash flow is 12.29% and the NPV is 91.7.</w:t>
      </w:r>
      <w:ins w:id="1" w:author="Unknown">
        <w:r w:rsidRPr="000523CF">
          <w:rPr>
            <w:rFonts w:eastAsia="Times New Roman"/>
            <w:sz w:val="28"/>
            <w:szCs w:val="28"/>
          </w:rPr>
          <w:br/>
          <w:t>So what should we do? Should we take project 1 or project 2?</w:t>
        </w:r>
      </w:ins>
    </w:p>
    <w:p w14:paraId="61975F2E" w14:textId="77777777" w:rsidR="00833445" w:rsidRPr="000523CF" w:rsidRDefault="00833445" w:rsidP="00833445">
      <w:pPr>
        <w:pStyle w:val="NoSpacing"/>
        <w:rPr>
          <w:ins w:id="2" w:author="Unknown"/>
          <w:rFonts w:eastAsia="Times New Roman"/>
          <w:sz w:val="28"/>
          <w:szCs w:val="28"/>
        </w:rPr>
      </w:pPr>
      <w:ins w:id="3" w:author="Unknown">
        <w:r w:rsidRPr="000523CF">
          <w:rPr>
            <w:rFonts w:eastAsia="Times New Roman"/>
            <w:sz w:val="28"/>
            <w:szCs w:val="28"/>
          </w:rPr>
          <w:t>If the incremental IRR is higher than the minimum return you consider acceptable, you should take project 2 i.e. project with higher investment.</w:t>
        </w:r>
      </w:ins>
    </w:p>
    <w:p w14:paraId="072B600D" w14:textId="77777777" w:rsidR="00833445" w:rsidRPr="000523CF" w:rsidRDefault="00833445" w:rsidP="00833445">
      <w:pPr>
        <w:jc w:val="both"/>
        <w:rPr>
          <w:b/>
          <w:sz w:val="28"/>
          <w:szCs w:val="28"/>
        </w:rPr>
      </w:pPr>
      <w:ins w:id="4" w:author="Unknown">
        <w:r w:rsidRPr="000523CF">
          <w:rPr>
            <w:rFonts w:eastAsia="Times New Roman"/>
            <w:sz w:val="28"/>
            <w:szCs w:val="28"/>
          </w:rPr>
          <w:t>However, qualitative issues must be considered before making any investment decision. There may be an incremental risk associated with the more expensive investment option.</w:t>
        </w:r>
      </w:ins>
    </w:p>
    <w:p w14:paraId="26C62DE2" w14:textId="77777777" w:rsidR="00957CFE" w:rsidRPr="000523CF" w:rsidRDefault="00957CFE" w:rsidP="00774C80">
      <w:pPr>
        <w:jc w:val="both"/>
        <w:rPr>
          <w:b/>
          <w:sz w:val="28"/>
          <w:szCs w:val="28"/>
        </w:rPr>
      </w:pPr>
      <w:r w:rsidRPr="000523CF">
        <w:rPr>
          <w:b/>
          <w:sz w:val="28"/>
          <w:szCs w:val="28"/>
        </w:rPr>
        <w:t xml:space="preserve">Drawbacks of internal rate of return </w:t>
      </w:r>
    </w:p>
    <w:p w14:paraId="1BDAF4FF" w14:textId="77777777" w:rsidR="00957CFE" w:rsidRPr="000523CF" w:rsidRDefault="00957CFE" w:rsidP="00957CFE">
      <w:pPr>
        <w:pStyle w:val="ListParagraph"/>
        <w:numPr>
          <w:ilvl w:val="0"/>
          <w:numId w:val="12"/>
        </w:numPr>
        <w:jc w:val="both"/>
        <w:rPr>
          <w:sz w:val="28"/>
          <w:szCs w:val="28"/>
        </w:rPr>
      </w:pPr>
      <w:r w:rsidRPr="000523CF">
        <w:rPr>
          <w:sz w:val="28"/>
          <w:szCs w:val="28"/>
        </w:rPr>
        <w:t xml:space="preserve">The IRR method is based on the assumption that the recovered funds, if nor consumed in each time period, are reinvested at </w:t>
      </w:r>
      <w:proofErr w:type="spellStart"/>
      <w:r w:rsidRPr="000523CF">
        <w:rPr>
          <w:sz w:val="28"/>
          <w:szCs w:val="28"/>
        </w:rPr>
        <w:t>i</w:t>
      </w:r>
      <w:proofErr w:type="spellEnd"/>
      <w:r w:rsidRPr="000523CF">
        <w:rPr>
          <w:sz w:val="28"/>
          <w:szCs w:val="28"/>
        </w:rPr>
        <w:t xml:space="preserve">% rather than at MARR. This is not practical every time. </w:t>
      </w:r>
    </w:p>
    <w:p w14:paraId="39F58F76" w14:textId="77777777" w:rsidR="00957CFE" w:rsidRPr="000523CF" w:rsidRDefault="00957CFE" w:rsidP="00957CFE">
      <w:pPr>
        <w:pStyle w:val="ListParagraph"/>
        <w:numPr>
          <w:ilvl w:val="0"/>
          <w:numId w:val="12"/>
        </w:numPr>
        <w:jc w:val="both"/>
        <w:rPr>
          <w:sz w:val="28"/>
          <w:szCs w:val="28"/>
        </w:rPr>
      </w:pPr>
      <w:r w:rsidRPr="000523CF">
        <w:rPr>
          <w:sz w:val="28"/>
          <w:szCs w:val="28"/>
        </w:rPr>
        <w:t>When the algebraic sign of the cash flow changes more than one i</w:t>
      </w:r>
      <w:r w:rsidR="006774B1" w:rsidRPr="000523CF">
        <w:rPr>
          <w:sz w:val="28"/>
          <w:szCs w:val="28"/>
        </w:rPr>
        <w:t xml:space="preserve">n the series, then it is difficult to calculate the real IRR. </w:t>
      </w:r>
    </w:p>
    <w:p w14:paraId="1C8D7DE2" w14:textId="77777777" w:rsidR="00957CFE" w:rsidRPr="000523CF" w:rsidRDefault="006774B1" w:rsidP="00774C80">
      <w:pPr>
        <w:pStyle w:val="ListParagraph"/>
        <w:numPr>
          <w:ilvl w:val="0"/>
          <w:numId w:val="12"/>
        </w:numPr>
        <w:jc w:val="both"/>
        <w:rPr>
          <w:sz w:val="28"/>
          <w:szCs w:val="28"/>
        </w:rPr>
      </w:pPr>
      <w:r w:rsidRPr="000523CF">
        <w:rPr>
          <w:sz w:val="28"/>
          <w:szCs w:val="28"/>
        </w:rPr>
        <w:t xml:space="preserve">IRR method involves linear interpolation and when solved manually by </w:t>
      </w:r>
      <w:proofErr w:type="gramStart"/>
      <w:r w:rsidRPr="000523CF">
        <w:rPr>
          <w:sz w:val="28"/>
          <w:szCs w:val="28"/>
        </w:rPr>
        <w:t>trial and error</w:t>
      </w:r>
      <w:proofErr w:type="gramEnd"/>
      <w:r w:rsidRPr="000523CF">
        <w:rPr>
          <w:sz w:val="28"/>
          <w:szCs w:val="28"/>
        </w:rPr>
        <w:t xml:space="preserve"> process, may not give accurate result and is more time consuming. </w:t>
      </w:r>
    </w:p>
    <w:p w14:paraId="7B22FCAC" w14:textId="77777777" w:rsidR="004C0CD1" w:rsidRPr="000523CF" w:rsidRDefault="004C0CD1" w:rsidP="004C0CD1">
      <w:pPr>
        <w:pStyle w:val="ListParagraph"/>
        <w:numPr>
          <w:ilvl w:val="0"/>
          <w:numId w:val="8"/>
        </w:numPr>
        <w:jc w:val="both"/>
        <w:rPr>
          <w:b/>
          <w:sz w:val="28"/>
          <w:szCs w:val="28"/>
        </w:rPr>
      </w:pPr>
      <w:r w:rsidRPr="000523CF">
        <w:rPr>
          <w:b/>
          <w:sz w:val="28"/>
          <w:szCs w:val="28"/>
        </w:rPr>
        <w:t>External rate of return ERR</w:t>
      </w:r>
    </w:p>
    <w:p w14:paraId="08444DD2" w14:textId="77777777" w:rsidR="004C0CD1" w:rsidRPr="000523CF" w:rsidRDefault="004C0CD1" w:rsidP="004C0CD1">
      <w:pPr>
        <w:pStyle w:val="ListParagraph"/>
        <w:jc w:val="both"/>
        <w:rPr>
          <w:sz w:val="28"/>
          <w:szCs w:val="28"/>
        </w:rPr>
      </w:pPr>
      <w:r w:rsidRPr="000523CF">
        <w:rPr>
          <w:sz w:val="28"/>
          <w:szCs w:val="28"/>
        </w:rPr>
        <w:t>The reinvestment assumption of IRR may not always practical. For example, if a firm</w:t>
      </w:r>
      <w:r w:rsidR="00934878" w:rsidRPr="000523CF">
        <w:rPr>
          <w:rFonts w:cstheme="minorHAnsi"/>
          <w:sz w:val="28"/>
          <w:szCs w:val="28"/>
        </w:rPr>
        <w:t>´</w:t>
      </w:r>
      <w:r w:rsidRPr="000523CF">
        <w:rPr>
          <w:sz w:val="28"/>
          <w:szCs w:val="28"/>
        </w:rPr>
        <w:t xml:space="preserve">s MARR is 20% per year and the IRR for the projects is 40%, it may not be possible for the firm to reinvest net cash proceed from the project at much more than 20%. In this situation, coupled with the computational demands and possible multiple interest rates associated with the IRR method has given rise to other rate of return methods, such as the external rate of </w:t>
      </w:r>
      <w:proofErr w:type="gramStart"/>
      <w:r w:rsidRPr="000523CF">
        <w:rPr>
          <w:sz w:val="28"/>
          <w:szCs w:val="28"/>
        </w:rPr>
        <w:t>return  ERR</w:t>
      </w:r>
      <w:proofErr w:type="gramEnd"/>
      <w:r w:rsidRPr="000523CF">
        <w:rPr>
          <w:sz w:val="28"/>
          <w:szCs w:val="28"/>
        </w:rPr>
        <w:t xml:space="preserve"> method. </w:t>
      </w:r>
    </w:p>
    <w:p w14:paraId="3F6A242A" w14:textId="77777777" w:rsidR="004C0CD1" w:rsidRPr="000523CF" w:rsidRDefault="004C0CD1" w:rsidP="008D713C">
      <w:pPr>
        <w:pStyle w:val="NoSpacing"/>
        <w:rPr>
          <w:sz w:val="28"/>
          <w:szCs w:val="28"/>
        </w:rPr>
      </w:pPr>
      <w:r w:rsidRPr="000523CF">
        <w:rPr>
          <w:sz w:val="28"/>
          <w:szCs w:val="28"/>
        </w:rPr>
        <w:lastRenderedPageBreak/>
        <w:t xml:space="preserve">ERR method eliminates the drawback of reinvestment assumption to some extent. ERR method takes into account the external reinvestment rate </w:t>
      </w:r>
      <w:proofErr w:type="spellStart"/>
      <w:r w:rsidRPr="000523CF">
        <w:rPr>
          <w:sz w:val="28"/>
          <w:szCs w:val="28"/>
        </w:rPr>
        <w:t>E at</w:t>
      </w:r>
      <w:proofErr w:type="spellEnd"/>
      <w:r w:rsidRPr="000523CF">
        <w:rPr>
          <w:sz w:val="28"/>
          <w:szCs w:val="28"/>
        </w:rPr>
        <w:t xml:space="preserve"> which net cash flows generated by a project over its life can be reinvested outside the firm. </w:t>
      </w:r>
    </w:p>
    <w:p w14:paraId="65FA45E8" w14:textId="77777777" w:rsidR="001C452D" w:rsidRPr="000523CF" w:rsidRDefault="001C452D" w:rsidP="008D713C">
      <w:pPr>
        <w:pStyle w:val="NoSpacing"/>
        <w:rPr>
          <w:sz w:val="28"/>
          <w:szCs w:val="28"/>
        </w:rPr>
      </w:pPr>
      <w:r w:rsidRPr="000523CF">
        <w:rPr>
          <w:sz w:val="28"/>
          <w:szCs w:val="28"/>
        </w:rPr>
        <w:t xml:space="preserve">Steps of </w:t>
      </w:r>
      <w:r w:rsidR="008D713C" w:rsidRPr="000523CF">
        <w:rPr>
          <w:sz w:val="28"/>
          <w:szCs w:val="28"/>
        </w:rPr>
        <w:t xml:space="preserve">ERR </w:t>
      </w:r>
      <w:r w:rsidRPr="000523CF">
        <w:rPr>
          <w:sz w:val="28"/>
          <w:szCs w:val="28"/>
        </w:rPr>
        <w:t xml:space="preserve">calculating </w:t>
      </w:r>
    </w:p>
    <w:p w14:paraId="4D58CFA3" w14:textId="77777777" w:rsidR="001C452D" w:rsidRPr="000523CF" w:rsidRDefault="001C452D" w:rsidP="008D713C">
      <w:pPr>
        <w:pStyle w:val="NoSpacing"/>
        <w:rPr>
          <w:sz w:val="28"/>
          <w:szCs w:val="28"/>
        </w:rPr>
      </w:pPr>
      <w:r w:rsidRPr="000523CF">
        <w:rPr>
          <w:sz w:val="28"/>
          <w:szCs w:val="28"/>
        </w:rPr>
        <w:t xml:space="preserve">Step 1: All cash outflows are discounted to period zero (the present) at E% per compounding period. </w:t>
      </w:r>
    </w:p>
    <w:p w14:paraId="632291CE" w14:textId="77777777" w:rsidR="001C452D" w:rsidRPr="000523CF" w:rsidRDefault="001C452D" w:rsidP="008D713C">
      <w:pPr>
        <w:pStyle w:val="NoSpacing"/>
        <w:rPr>
          <w:sz w:val="28"/>
          <w:szCs w:val="28"/>
        </w:rPr>
      </w:pPr>
      <w:r w:rsidRPr="000523CF">
        <w:rPr>
          <w:sz w:val="28"/>
          <w:szCs w:val="28"/>
        </w:rPr>
        <w:t>Step 2: All cash inflows are compounded to period N at E%</w:t>
      </w:r>
    </w:p>
    <w:p w14:paraId="404073C3" w14:textId="77777777" w:rsidR="001C452D" w:rsidRPr="000523CF" w:rsidRDefault="001C452D" w:rsidP="008D713C">
      <w:pPr>
        <w:pStyle w:val="NoSpacing"/>
        <w:rPr>
          <w:sz w:val="28"/>
          <w:szCs w:val="28"/>
        </w:rPr>
      </w:pPr>
      <w:r w:rsidRPr="000523CF">
        <w:rPr>
          <w:sz w:val="28"/>
          <w:szCs w:val="28"/>
        </w:rPr>
        <w:t xml:space="preserve">Setp3: ERR is the interest rate that equivalence between the two quantities. </w:t>
      </w:r>
    </w:p>
    <w:p w14:paraId="03A5D736" w14:textId="77777777" w:rsidR="001C452D" w:rsidRPr="000523CF" w:rsidRDefault="001C452D" w:rsidP="008D713C">
      <w:pPr>
        <w:pStyle w:val="NoSpacing"/>
        <w:rPr>
          <w:sz w:val="28"/>
          <w:szCs w:val="28"/>
        </w:rPr>
      </w:pPr>
      <w:r w:rsidRPr="000523CF">
        <w:rPr>
          <w:b/>
          <w:sz w:val="28"/>
          <w:szCs w:val="28"/>
        </w:rPr>
        <w:t xml:space="preserve">Example </w:t>
      </w:r>
      <w:r w:rsidRPr="000523CF">
        <w:rPr>
          <w:sz w:val="28"/>
          <w:szCs w:val="28"/>
        </w:rPr>
        <w:t xml:space="preserve">consider following cash flow of the project. </w:t>
      </w:r>
    </w:p>
    <w:p w14:paraId="0C3DDE27" w14:textId="77777777" w:rsidR="001C452D" w:rsidRPr="000523CF" w:rsidRDefault="001C452D" w:rsidP="008D713C">
      <w:pPr>
        <w:pStyle w:val="NoSpacing"/>
        <w:rPr>
          <w:sz w:val="28"/>
          <w:szCs w:val="28"/>
        </w:rPr>
      </w:pPr>
      <w:r w:rsidRPr="000523CF">
        <w:rPr>
          <w:sz w:val="28"/>
          <w:szCs w:val="28"/>
        </w:rPr>
        <w:t>Initial investment = Rs 25000</w:t>
      </w:r>
    </w:p>
    <w:p w14:paraId="3C80461A" w14:textId="77777777" w:rsidR="001C452D" w:rsidRPr="000523CF" w:rsidRDefault="001C452D" w:rsidP="008D713C">
      <w:pPr>
        <w:pStyle w:val="NoSpacing"/>
        <w:rPr>
          <w:sz w:val="28"/>
          <w:szCs w:val="28"/>
        </w:rPr>
      </w:pPr>
      <w:r w:rsidRPr="000523CF">
        <w:rPr>
          <w:sz w:val="28"/>
          <w:szCs w:val="28"/>
        </w:rPr>
        <w:t>Net annual revenue+ Rs 8000</w:t>
      </w:r>
    </w:p>
    <w:p w14:paraId="200E154F" w14:textId="77777777" w:rsidR="001C452D" w:rsidRPr="000523CF" w:rsidRDefault="00934878" w:rsidP="00B87A2C">
      <w:pPr>
        <w:pStyle w:val="NoSpacing"/>
        <w:rPr>
          <w:sz w:val="28"/>
          <w:szCs w:val="28"/>
        </w:rPr>
      </w:pPr>
      <w:r w:rsidRPr="000523CF">
        <w:rPr>
          <w:sz w:val="28"/>
          <w:szCs w:val="28"/>
        </w:rPr>
        <w:t>Salvage value= Rs 5000</w:t>
      </w:r>
    </w:p>
    <w:p w14:paraId="57544493" w14:textId="77777777" w:rsidR="00934878" w:rsidRPr="000523CF" w:rsidRDefault="00934878" w:rsidP="00B87A2C">
      <w:pPr>
        <w:pStyle w:val="NoSpacing"/>
        <w:rPr>
          <w:sz w:val="28"/>
          <w:szCs w:val="28"/>
        </w:rPr>
      </w:pPr>
      <w:r w:rsidRPr="000523CF">
        <w:rPr>
          <w:sz w:val="28"/>
          <w:szCs w:val="28"/>
        </w:rPr>
        <w:t xml:space="preserve">Useful life= 5 years </w:t>
      </w:r>
    </w:p>
    <w:p w14:paraId="56D7A32D" w14:textId="77777777" w:rsidR="00934878" w:rsidRPr="000523CF" w:rsidRDefault="00934878" w:rsidP="00B87A2C">
      <w:pPr>
        <w:pStyle w:val="NoSpacing"/>
        <w:rPr>
          <w:sz w:val="28"/>
          <w:szCs w:val="28"/>
        </w:rPr>
      </w:pPr>
      <w:r w:rsidRPr="000523CF">
        <w:rPr>
          <w:sz w:val="28"/>
          <w:szCs w:val="28"/>
        </w:rPr>
        <w:t>Suppose MARR</w:t>
      </w:r>
      <w:r w:rsidR="005A0172" w:rsidRPr="000523CF">
        <w:rPr>
          <w:sz w:val="28"/>
          <w:szCs w:val="28"/>
        </w:rPr>
        <w:t xml:space="preserve"> and external reinvestment rate     </w:t>
      </w:r>
      <w:r w:rsidRPr="000523CF">
        <w:rPr>
          <w:sz w:val="28"/>
          <w:szCs w:val="28"/>
        </w:rPr>
        <w:t>= 20% per year, what is the project</w:t>
      </w:r>
      <w:r w:rsidRPr="000523CF">
        <w:rPr>
          <w:rFonts w:cstheme="minorHAnsi"/>
          <w:sz w:val="28"/>
          <w:szCs w:val="28"/>
        </w:rPr>
        <w:t>´</w:t>
      </w:r>
      <w:r w:rsidRPr="000523CF">
        <w:rPr>
          <w:sz w:val="28"/>
          <w:szCs w:val="28"/>
        </w:rPr>
        <w:t xml:space="preserve">s ERR and is the project accepted? </w:t>
      </w:r>
    </w:p>
    <w:p w14:paraId="299BE524" w14:textId="77777777" w:rsidR="00934878" w:rsidRPr="000523CF" w:rsidRDefault="00934878" w:rsidP="00B87A2C">
      <w:pPr>
        <w:pStyle w:val="NoSpacing"/>
        <w:rPr>
          <w:sz w:val="28"/>
          <w:szCs w:val="28"/>
        </w:rPr>
      </w:pPr>
      <w:r w:rsidRPr="000523CF">
        <w:rPr>
          <w:sz w:val="28"/>
          <w:szCs w:val="28"/>
        </w:rPr>
        <w:t>Solution</w:t>
      </w:r>
    </w:p>
    <w:p w14:paraId="5CB27037" w14:textId="77777777" w:rsidR="00934878" w:rsidRPr="000523CF" w:rsidRDefault="00934878" w:rsidP="00B87A2C">
      <w:pPr>
        <w:pStyle w:val="NoSpacing"/>
        <w:rPr>
          <w:sz w:val="28"/>
          <w:szCs w:val="28"/>
        </w:rPr>
      </w:pPr>
      <w:r w:rsidRPr="000523CF">
        <w:rPr>
          <w:sz w:val="28"/>
          <w:szCs w:val="28"/>
        </w:rPr>
        <w:t>Discounting all the cash outflows to the time zero at 20 %</w:t>
      </w:r>
    </w:p>
    <w:p w14:paraId="4487DB87" w14:textId="77777777" w:rsidR="00934878" w:rsidRPr="000523CF" w:rsidRDefault="00934878" w:rsidP="00B87A2C">
      <w:pPr>
        <w:pStyle w:val="NoSpacing"/>
        <w:rPr>
          <w:sz w:val="28"/>
          <w:szCs w:val="28"/>
        </w:rPr>
      </w:pPr>
      <w:r w:rsidRPr="000523CF">
        <w:rPr>
          <w:sz w:val="28"/>
          <w:szCs w:val="28"/>
        </w:rPr>
        <w:t>Rs= 25000</w:t>
      </w:r>
    </w:p>
    <w:p w14:paraId="2AFD92F3" w14:textId="77777777" w:rsidR="00934878" w:rsidRPr="000523CF" w:rsidRDefault="00934878" w:rsidP="00B87A2C">
      <w:pPr>
        <w:pStyle w:val="NoSpacing"/>
        <w:rPr>
          <w:sz w:val="28"/>
          <w:szCs w:val="28"/>
        </w:rPr>
      </w:pPr>
      <w:r w:rsidRPr="000523CF">
        <w:rPr>
          <w:sz w:val="28"/>
          <w:szCs w:val="28"/>
        </w:rPr>
        <w:t>Compounding all the cash inflows to the year 5 at 20%</w:t>
      </w:r>
    </w:p>
    <w:p w14:paraId="5CFB4400" w14:textId="77777777" w:rsidR="00934878" w:rsidRPr="000523CF" w:rsidRDefault="00934878" w:rsidP="00B87A2C">
      <w:pPr>
        <w:pStyle w:val="NoSpacing"/>
        <w:rPr>
          <w:sz w:val="28"/>
          <w:szCs w:val="28"/>
        </w:rPr>
      </w:pPr>
      <w:r w:rsidRPr="000523CF">
        <w:rPr>
          <w:sz w:val="28"/>
          <w:szCs w:val="28"/>
        </w:rPr>
        <w:t>=8000(F/A, 20% 5 years) +5000=Rs 64532.8</w:t>
      </w:r>
    </w:p>
    <w:p w14:paraId="2E6C9808" w14:textId="77777777" w:rsidR="00934878" w:rsidRPr="000523CF" w:rsidRDefault="00934878" w:rsidP="00B87A2C">
      <w:pPr>
        <w:pStyle w:val="NoSpacing"/>
        <w:rPr>
          <w:sz w:val="28"/>
          <w:szCs w:val="28"/>
        </w:rPr>
      </w:pPr>
      <w:r w:rsidRPr="000523CF">
        <w:rPr>
          <w:sz w:val="28"/>
          <w:szCs w:val="28"/>
        </w:rPr>
        <w:t>Establishing the equivalence between two quantities</w:t>
      </w:r>
    </w:p>
    <w:p w14:paraId="17113131" w14:textId="77777777" w:rsidR="00934878" w:rsidRPr="000523CF" w:rsidRDefault="00934878" w:rsidP="00B87A2C">
      <w:pPr>
        <w:pStyle w:val="NoSpacing"/>
        <w:rPr>
          <w:sz w:val="28"/>
          <w:szCs w:val="28"/>
        </w:rPr>
      </w:pPr>
      <w:r w:rsidRPr="000523CF">
        <w:rPr>
          <w:sz w:val="28"/>
          <w:szCs w:val="28"/>
        </w:rPr>
        <w:t xml:space="preserve"> </w:t>
      </w:r>
      <w:r w:rsidR="005A0172" w:rsidRPr="000523CF">
        <w:rPr>
          <w:sz w:val="28"/>
          <w:szCs w:val="28"/>
        </w:rPr>
        <w:t xml:space="preserve">25000(F, </w:t>
      </w:r>
      <w:proofErr w:type="spellStart"/>
      <w:r w:rsidR="005A0172" w:rsidRPr="000523CF">
        <w:rPr>
          <w:sz w:val="28"/>
          <w:szCs w:val="28"/>
        </w:rPr>
        <w:t>i</w:t>
      </w:r>
      <w:proofErr w:type="spellEnd"/>
      <w:r w:rsidR="005A0172" w:rsidRPr="000523CF">
        <w:rPr>
          <w:sz w:val="28"/>
          <w:szCs w:val="28"/>
        </w:rPr>
        <w:t>%, 5years) =64532.8</w:t>
      </w:r>
    </w:p>
    <w:p w14:paraId="0998E6D1" w14:textId="77777777" w:rsidR="005A0172" w:rsidRPr="000523CF" w:rsidRDefault="005A0172" w:rsidP="00B87A2C">
      <w:pPr>
        <w:pStyle w:val="NoSpacing"/>
        <w:rPr>
          <w:sz w:val="28"/>
          <w:szCs w:val="28"/>
        </w:rPr>
      </w:pPr>
      <w:r w:rsidRPr="000523CF">
        <w:rPr>
          <w:sz w:val="28"/>
          <w:szCs w:val="28"/>
        </w:rPr>
        <w:t xml:space="preserve">               (1+</w:t>
      </w:r>
      <w:proofErr w:type="gramStart"/>
      <w:r w:rsidRPr="000523CF">
        <w:rPr>
          <w:sz w:val="28"/>
          <w:szCs w:val="28"/>
        </w:rPr>
        <w:t>i)=</w:t>
      </w:r>
      <w:proofErr w:type="gramEnd"/>
      <w:r w:rsidRPr="000523CF">
        <w:rPr>
          <w:sz w:val="28"/>
          <w:szCs w:val="28"/>
        </w:rPr>
        <w:t>2.5813</w:t>
      </w:r>
    </w:p>
    <w:p w14:paraId="49DB9460" w14:textId="77777777" w:rsidR="005A0172" w:rsidRPr="000523CF" w:rsidRDefault="005A0172" w:rsidP="00B87A2C">
      <w:pPr>
        <w:pStyle w:val="NoSpacing"/>
        <w:rPr>
          <w:sz w:val="28"/>
          <w:szCs w:val="28"/>
        </w:rPr>
      </w:pPr>
      <w:r w:rsidRPr="000523CF">
        <w:rPr>
          <w:sz w:val="28"/>
          <w:szCs w:val="28"/>
        </w:rPr>
        <w:tab/>
      </w:r>
      <w:proofErr w:type="spellStart"/>
      <w:r w:rsidRPr="000523CF">
        <w:rPr>
          <w:sz w:val="28"/>
          <w:szCs w:val="28"/>
        </w:rPr>
        <w:t>i</w:t>
      </w:r>
      <w:proofErr w:type="spellEnd"/>
      <w:r w:rsidRPr="000523CF">
        <w:rPr>
          <w:sz w:val="28"/>
          <w:szCs w:val="28"/>
        </w:rPr>
        <w:t>=20.88%or ERR= 20.88%,</w:t>
      </w:r>
    </w:p>
    <w:p w14:paraId="07D8066A" w14:textId="77777777" w:rsidR="005A0172" w:rsidRPr="000523CF" w:rsidRDefault="005A0172" w:rsidP="00311A05">
      <w:pPr>
        <w:pStyle w:val="NoSpacing"/>
        <w:rPr>
          <w:sz w:val="28"/>
          <w:szCs w:val="28"/>
        </w:rPr>
      </w:pPr>
      <w:r w:rsidRPr="000523CF">
        <w:rPr>
          <w:sz w:val="28"/>
          <w:szCs w:val="28"/>
        </w:rPr>
        <w:t xml:space="preserve">Since ERR (20.88%) which is greater than MARR (20%) the project is accepted. </w:t>
      </w:r>
    </w:p>
    <w:p w14:paraId="057AB454" w14:textId="77777777" w:rsidR="005A0172" w:rsidRPr="000523CF" w:rsidRDefault="00CA3495" w:rsidP="00311A05">
      <w:pPr>
        <w:pStyle w:val="NoSpacing"/>
        <w:rPr>
          <w:sz w:val="28"/>
          <w:szCs w:val="28"/>
        </w:rPr>
      </w:pPr>
      <w:r w:rsidRPr="000523CF">
        <w:rPr>
          <w:sz w:val="28"/>
          <w:szCs w:val="28"/>
        </w:rPr>
        <w:t xml:space="preserve">Consider the following cash flow diagram of a project </w:t>
      </w:r>
    </w:p>
    <w:p w14:paraId="4F64A73F" w14:textId="77777777" w:rsidR="00CA3495" w:rsidRPr="000523CF" w:rsidRDefault="00F72453" w:rsidP="00311A05">
      <w:pPr>
        <w:pStyle w:val="NoSpacing"/>
        <w:rPr>
          <w:sz w:val="28"/>
          <w:szCs w:val="28"/>
        </w:rPr>
      </w:pPr>
      <w:r w:rsidRPr="000523CF">
        <w:rPr>
          <w:b/>
          <w:bCs/>
          <w:sz w:val="28"/>
          <w:szCs w:val="28"/>
        </w:rPr>
        <w:t>Example:</w:t>
      </w:r>
      <w:r w:rsidRPr="000523CF">
        <w:rPr>
          <w:sz w:val="28"/>
          <w:szCs w:val="28"/>
        </w:rPr>
        <w:t xml:space="preserve"> </w:t>
      </w:r>
      <w:r w:rsidR="00CA3495" w:rsidRPr="000523CF">
        <w:rPr>
          <w:sz w:val="28"/>
          <w:szCs w:val="28"/>
        </w:rPr>
        <w:t>Calculate the ERR of the project if MARR = 30% and ex</w:t>
      </w:r>
      <w:r w:rsidRPr="000523CF">
        <w:rPr>
          <w:sz w:val="28"/>
          <w:szCs w:val="28"/>
        </w:rPr>
        <w:t xml:space="preserve">ternal reinvestment rate   </w:t>
      </w:r>
      <w:r w:rsidR="00CA3495" w:rsidRPr="000523CF">
        <w:rPr>
          <w:sz w:val="28"/>
          <w:szCs w:val="28"/>
        </w:rPr>
        <w:t xml:space="preserve"> =15%, is the project accepted? </w:t>
      </w:r>
    </w:p>
    <w:p w14:paraId="63710695" w14:textId="77777777" w:rsidR="00CA3495" w:rsidRPr="000523CF" w:rsidRDefault="00CA3495" w:rsidP="00311A05">
      <w:pPr>
        <w:pStyle w:val="NoSpacing"/>
        <w:rPr>
          <w:sz w:val="28"/>
          <w:szCs w:val="28"/>
        </w:rPr>
      </w:pPr>
      <w:r w:rsidRPr="000523CF">
        <w:rPr>
          <w:sz w:val="28"/>
          <w:szCs w:val="28"/>
        </w:rPr>
        <w:t xml:space="preserve">Solution </w:t>
      </w:r>
    </w:p>
    <w:p w14:paraId="02167526" w14:textId="77777777" w:rsidR="00CA3495" w:rsidRPr="000523CF" w:rsidRDefault="004B2219" w:rsidP="00311A05">
      <w:pPr>
        <w:pStyle w:val="NoSpacing"/>
        <w:rPr>
          <w:sz w:val="28"/>
          <w:szCs w:val="28"/>
        </w:rPr>
      </w:pPr>
      <w:r w:rsidRPr="000523CF">
        <w:rPr>
          <w:sz w:val="28"/>
          <w:szCs w:val="28"/>
        </w:rPr>
        <w:t>Discounting</w:t>
      </w:r>
      <w:r w:rsidR="00CA3495" w:rsidRPr="000523CF">
        <w:rPr>
          <w:sz w:val="28"/>
          <w:szCs w:val="28"/>
        </w:rPr>
        <w:t xml:space="preserve"> all the cash outflows to the present at 15%</w:t>
      </w:r>
    </w:p>
    <w:p w14:paraId="3298DF50" w14:textId="77777777" w:rsidR="004B2219" w:rsidRPr="000523CF" w:rsidRDefault="004B2219" w:rsidP="00311A05">
      <w:pPr>
        <w:pStyle w:val="NoSpacing"/>
        <w:rPr>
          <w:sz w:val="28"/>
          <w:szCs w:val="28"/>
        </w:rPr>
      </w:pPr>
      <w:r w:rsidRPr="000523CF">
        <w:rPr>
          <w:sz w:val="28"/>
          <w:szCs w:val="28"/>
        </w:rPr>
        <w:t>1000+5000(p</w:t>
      </w:r>
      <w:r w:rsidR="00F72453" w:rsidRPr="000523CF">
        <w:rPr>
          <w:sz w:val="28"/>
          <w:szCs w:val="28"/>
        </w:rPr>
        <w:t>, 15</w:t>
      </w:r>
      <w:r w:rsidRPr="000523CF">
        <w:rPr>
          <w:sz w:val="28"/>
          <w:szCs w:val="28"/>
        </w:rPr>
        <w:t>%1year</w:t>
      </w:r>
      <w:r w:rsidR="00F72453" w:rsidRPr="000523CF">
        <w:rPr>
          <w:sz w:val="28"/>
          <w:szCs w:val="28"/>
        </w:rPr>
        <w:t>) =</w:t>
      </w:r>
      <w:r w:rsidRPr="000523CF">
        <w:rPr>
          <w:sz w:val="28"/>
          <w:szCs w:val="28"/>
        </w:rPr>
        <w:t xml:space="preserve"> 1000+5000(1+0.15)</w:t>
      </w:r>
    </w:p>
    <w:p w14:paraId="2DBBD5DC" w14:textId="77777777" w:rsidR="004B2219" w:rsidRPr="000523CF" w:rsidRDefault="004B2219" w:rsidP="00311A05">
      <w:pPr>
        <w:pStyle w:val="NoSpacing"/>
        <w:rPr>
          <w:sz w:val="28"/>
          <w:szCs w:val="28"/>
        </w:rPr>
      </w:pPr>
      <w:r w:rsidRPr="000523CF">
        <w:rPr>
          <w:sz w:val="28"/>
          <w:szCs w:val="28"/>
        </w:rPr>
        <w:t>= 5347.82</w:t>
      </w:r>
    </w:p>
    <w:p w14:paraId="1A082294" w14:textId="77777777" w:rsidR="004B2219" w:rsidRPr="000523CF" w:rsidRDefault="004B2219" w:rsidP="00311A05">
      <w:pPr>
        <w:pStyle w:val="NoSpacing"/>
        <w:rPr>
          <w:sz w:val="28"/>
          <w:szCs w:val="28"/>
        </w:rPr>
      </w:pPr>
      <w:r w:rsidRPr="000523CF">
        <w:rPr>
          <w:sz w:val="28"/>
          <w:szCs w:val="28"/>
        </w:rPr>
        <w:t>Compounding all the cash inflows to the year 6 at 15%</w:t>
      </w:r>
    </w:p>
    <w:p w14:paraId="45235072" w14:textId="77777777" w:rsidR="004B2219" w:rsidRPr="000523CF" w:rsidRDefault="004B2219" w:rsidP="00311A05">
      <w:pPr>
        <w:pStyle w:val="NoSpacing"/>
        <w:rPr>
          <w:sz w:val="28"/>
          <w:szCs w:val="28"/>
        </w:rPr>
      </w:pPr>
      <w:r w:rsidRPr="000523CF">
        <w:rPr>
          <w:sz w:val="28"/>
          <w:szCs w:val="28"/>
        </w:rPr>
        <w:t>5000(F/A,15%,</w:t>
      </w:r>
      <w:proofErr w:type="gramStart"/>
      <w:r w:rsidRPr="000523CF">
        <w:rPr>
          <w:sz w:val="28"/>
          <w:szCs w:val="28"/>
        </w:rPr>
        <w:t>5)</w:t>
      </w:r>
      <w:r w:rsidR="00DB27A1" w:rsidRPr="000523CF">
        <w:rPr>
          <w:sz w:val="28"/>
          <w:szCs w:val="28"/>
        </w:rPr>
        <w:t>=</w:t>
      </w:r>
      <w:proofErr w:type="gramEnd"/>
      <w:r w:rsidR="00DB27A1" w:rsidRPr="000523CF">
        <w:rPr>
          <w:sz w:val="28"/>
          <w:szCs w:val="28"/>
        </w:rPr>
        <w:t xml:space="preserve"> </w:t>
      </w:r>
    </w:p>
    <w:p w14:paraId="76D20698" w14:textId="77777777" w:rsidR="00DB27A1" w:rsidRPr="000523CF" w:rsidRDefault="00DB27A1" w:rsidP="00311A05">
      <w:pPr>
        <w:pStyle w:val="NoSpacing"/>
        <w:rPr>
          <w:sz w:val="28"/>
          <w:szCs w:val="28"/>
        </w:rPr>
      </w:pPr>
      <w:r w:rsidRPr="000523CF">
        <w:rPr>
          <w:sz w:val="28"/>
          <w:szCs w:val="28"/>
        </w:rPr>
        <w:t>33.711.90</w:t>
      </w:r>
    </w:p>
    <w:p w14:paraId="7253E59C" w14:textId="77777777" w:rsidR="00DB27A1" w:rsidRPr="000523CF" w:rsidRDefault="00DB27A1" w:rsidP="00311A05">
      <w:pPr>
        <w:pStyle w:val="NoSpacing"/>
        <w:rPr>
          <w:sz w:val="28"/>
          <w:szCs w:val="28"/>
        </w:rPr>
      </w:pPr>
      <w:r w:rsidRPr="000523CF">
        <w:rPr>
          <w:sz w:val="28"/>
          <w:szCs w:val="28"/>
        </w:rPr>
        <w:t xml:space="preserve">Establishing the equivalence between two quantities </w:t>
      </w:r>
    </w:p>
    <w:p w14:paraId="179C7D32" w14:textId="77777777" w:rsidR="00DB27A1" w:rsidRPr="000523CF" w:rsidRDefault="00DB27A1" w:rsidP="00311A05">
      <w:pPr>
        <w:pStyle w:val="NoSpacing"/>
        <w:rPr>
          <w:sz w:val="28"/>
          <w:szCs w:val="28"/>
        </w:rPr>
      </w:pPr>
      <w:r w:rsidRPr="000523CF">
        <w:rPr>
          <w:sz w:val="28"/>
          <w:szCs w:val="28"/>
        </w:rPr>
        <w:t>5347.82(</w:t>
      </w:r>
      <w:proofErr w:type="spellStart"/>
      <w:proofErr w:type="gramStart"/>
      <w:r w:rsidRPr="000523CF">
        <w:rPr>
          <w:sz w:val="28"/>
          <w:szCs w:val="28"/>
        </w:rPr>
        <w:t>F,i</w:t>
      </w:r>
      <w:proofErr w:type="spellEnd"/>
      <w:proofErr w:type="gramEnd"/>
      <w:r w:rsidRPr="000523CF">
        <w:rPr>
          <w:sz w:val="28"/>
          <w:szCs w:val="28"/>
        </w:rPr>
        <w:t xml:space="preserve">%, 6 </w:t>
      </w:r>
      <w:proofErr w:type="gramStart"/>
      <w:r w:rsidRPr="000523CF">
        <w:rPr>
          <w:sz w:val="28"/>
          <w:szCs w:val="28"/>
        </w:rPr>
        <w:t>years)=</w:t>
      </w:r>
      <w:proofErr w:type="gramEnd"/>
      <w:r w:rsidRPr="000523CF">
        <w:rPr>
          <w:sz w:val="28"/>
          <w:szCs w:val="28"/>
        </w:rPr>
        <w:t>33711.90</w:t>
      </w:r>
    </w:p>
    <w:p w14:paraId="697BB3D0" w14:textId="77777777" w:rsidR="00DB27A1" w:rsidRPr="000523CF" w:rsidRDefault="00DB27A1" w:rsidP="00311A05">
      <w:pPr>
        <w:pStyle w:val="NoSpacing"/>
        <w:rPr>
          <w:sz w:val="28"/>
          <w:szCs w:val="28"/>
        </w:rPr>
      </w:pPr>
      <w:r w:rsidRPr="000523CF">
        <w:rPr>
          <w:sz w:val="28"/>
          <w:szCs w:val="28"/>
        </w:rPr>
        <w:t xml:space="preserve">Therefore </w:t>
      </w:r>
      <w:proofErr w:type="spellStart"/>
      <w:r w:rsidRPr="000523CF">
        <w:rPr>
          <w:sz w:val="28"/>
          <w:szCs w:val="28"/>
        </w:rPr>
        <w:t>i</w:t>
      </w:r>
      <w:proofErr w:type="spellEnd"/>
      <w:r w:rsidRPr="000523CF">
        <w:rPr>
          <w:sz w:val="28"/>
          <w:szCs w:val="28"/>
        </w:rPr>
        <w:t xml:space="preserve">=35.95% which is greater than MARR 30%, the project is accepted. </w:t>
      </w:r>
    </w:p>
    <w:p w14:paraId="49AE2BCC" w14:textId="77777777" w:rsidR="00DB27A1" w:rsidRPr="000523CF" w:rsidRDefault="00DB27A1" w:rsidP="008D713C">
      <w:pPr>
        <w:pStyle w:val="NoSpacing"/>
        <w:rPr>
          <w:b/>
          <w:bCs/>
          <w:sz w:val="28"/>
          <w:szCs w:val="28"/>
        </w:rPr>
      </w:pPr>
      <w:r w:rsidRPr="000523CF">
        <w:rPr>
          <w:b/>
          <w:bCs/>
          <w:sz w:val="28"/>
          <w:szCs w:val="28"/>
        </w:rPr>
        <w:t xml:space="preserve">Payback period </w:t>
      </w:r>
    </w:p>
    <w:p w14:paraId="39D306E7" w14:textId="77777777" w:rsidR="00DB27A1" w:rsidRPr="000523CF" w:rsidRDefault="00DB27A1" w:rsidP="008D713C">
      <w:pPr>
        <w:pStyle w:val="NoSpacing"/>
        <w:rPr>
          <w:sz w:val="28"/>
          <w:szCs w:val="28"/>
        </w:rPr>
      </w:pPr>
      <w:r w:rsidRPr="000523CF">
        <w:rPr>
          <w:sz w:val="28"/>
          <w:szCs w:val="28"/>
        </w:rPr>
        <w:lastRenderedPageBreak/>
        <w:t xml:space="preserve">Historically, the payback period method has been used as a formal method to evaluate projects riskiness since positive cash flow deals how fast an investment </w:t>
      </w:r>
      <w:r w:rsidR="007947E2" w:rsidRPr="000523CF">
        <w:rPr>
          <w:sz w:val="28"/>
          <w:szCs w:val="28"/>
        </w:rPr>
        <w:t xml:space="preserve">can be recovered. Quite simply, the payback period method calculates the number of years required for positive cash flow to just equal the total initial investment. Hence, this method screens the projects on the basis of how long it takes for net receipts to equal investment. But it does not account for savings after payback period generated by the project. A low valued payback period is considered for the better project when choosing among mutually exclusive projects. </w:t>
      </w:r>
    </w:p>
    <w:p w14:paraId="6FBCA4EE" w14:textId="77777777" w:rsidR="007947E2" w:rsidRPr="000523CF" w:rsidRDefault="007947E2" w:rsidP="008D713C">
      <w:pPr>
        <w:pStyle w:val="NoSpacing"/>
        <w:rPr>
          <w:sz w:val="28"/>
          <w:szCs w:val="28"/>
        </w:rPr>
      </w:pPr>
      <w:r w:rsidRPr="000523CF">
        <w:rPr>
          <w:sz w:val="28"/>
          <w:szCs w:val="28"/>
        </w:rPr>
        <w:t xml:space="preserve">On the basis of way to compute, payback back period method can be classified into two types. </w:t>
      </w:r>
    </w:p>
    <w:p w14:paraId="33103692" w14:textId="77777777" w:rsidR="007947E2" w:rsidRPr="000523CF" w:rsidRDefault="007947E2" w:rsidP="007947E2">
      <w:pPr>
        <w:pStyle w:val="ListParagraph"/>
        <w:numPr>
          <w:ilvl w:val="0"/>
          <w:numId w:val="9"/>
        </w:numPr>
        <w:jc w:val="both"/>
        <w:rPr>
          <w:b/>
          <w:sz w:val="28"/>
          <w:szCs w:val="28"/>
        </w:rPr>
      </w:pPr>
      <w:r w:rsidRPr="000523CF">
        <w:rPr>
          <w:b/>
          <w:sz w:val="28"/>
          <w:szCs w:val="28"/>
        </w:rPr>
        <w:t>Simple payback period</w:t>
      </w:r>
    </w:p>
    <w:p w14:paraId="100A5F7A" w14:textId="77777777" w:rsidR="007947E2" w:rsidRPr="000523CF" w:rsidRDefault="007947E2" w:rsidP="009E44CC">
      <w:pPr>
        <w:pStyle w:val="NoSpacing"/>
        <w:rPr>
          <w:sz w:val="28"/>
          <w:szCs w:val="28"/>
        </w:rPr>
      </w:pPr>
      <w:r w:rsidRPr="000523CF">
        <w:rPr>
          <w:sz w:val="28"/>
          <w:szCs w:val="28"/>
        </w:rPr>
        <w:t>Simple payback period indicates the required time period to break even on an investment without considering time value of money. It is computed as follows:</w:t>
      </w:r>
    </w:p>
    <w:p w14:paraId="78FD7607" w14:textId="7159C3AC" w:rsidR="009E44CC" w:rsidRPr="000523CF" w:rsidRDefault="009E44CC" w:rsidP="009E44CC">
      <w:pPr>
        <w:pStyle w:val="NoSpacing"/>
        <w:rPr>
          <w:sz w:val="28"/>
          <w:szCs w:val="28"/>
        </w:rPr>
      </w:pPr>
      <w:r w:rsidRPr="000523CF">
        <w:rPr>
          <w:sz w:val="28"/>
          <w:szCs w:val="28"/>
        </w:rPr>
        <w:t xml:space="preserve">                                                            </w:t>
      </w:r>
      <w:r w:rsidR="000523CF">
        <w:rPr>
          <w:sz w:val="28"/>
          <w:szCs w:val="28"/>
        </w:rPr>
        <w:t xml:space="preserve">          </w:t>
      </w:r>
      <w:r w:rsidRPr="000523CF">
        <w:rPr>
          <w:sz w:val="28"/>
          <w:szCs w:val="28"/>
        </w:rPr>
        <w:t xml:space="preserve"> Initial investment </w:t>
      </w:r>
    </w:p>
    <w:p w14:paraId="2EA5D8EA" w14:textId="6A213087" w:rsidR="007947E2" w:rsidRPr="000523CF" w:rsidRDefault="007947E2" w:rsidP="009E44CC">
      <w:pPr>
        <w:pStyle w:val="NoSpacing"/>
        <w:rPr>
          <w:sz w:val="28"/>
          <w:szCs w:val="28"/>
        </w:rPr>
      </w:pPr>
      <w:r w:rsidRPr="000523CF">
        <w:rPr>
          <w:sz w:val="28"/>
          <w:szCs w:val="28"/>
        </w:rPr>
        <w:t xml:space="preserve">Simple payback period </w:t>
      </w:r>
      <w:r w:rsidR="009E44CC" w:rsidRPr="000523CF">
        <w:rPr>
          <w:sz w:val="28"/>
          <w:szCs w:val="28"/>
        </w:rPr>
        <w:t xml:space="preserve">      </w:t>
      </w:r>
      <w:proofErr w:type="spellStart"/>
      <w:r w:rsidRPr="000523CF">
        <w:rPr>
          <w:sz w:val="28"/>
          <w:szCs w:val="28"/>
        </w:rPr>
        <w:t>SP</w:t>
      </w:r>
      <w:r w:rsidR="009E44CC" w:rsidRPr="000523CF">
        <w:rPr>
          <w:sz w:val="28"/>
          <w:szCs w:val="28"/>
        </w:rPr>
        <w:t>bp</w:t>
      </w:r>
      <w:proofErr w:type="spellEnd"/>
      <w:r w:rsidR="009E44CC" w:rsidRPr="000523CF">
        <w:rPr>
          <w:sz w:val="28"/>
          <w:szCs w:val="28"/>
        </w:rPr>
        <w:t xml:space="preserve"> </w:t>
      </w:r>
      <w:r w:rsidRPr="000523CF">
        <w:rPr>
          <w:sz w:val="28"/>
          <w:szCs w:val="28"/>
        </w:rPr>
        <w:t>=------------</w:t>
      </w:r>
      <w:r w:rsidR="009E44CC" w:rsidRPr="000523CF">
        <w:rPr>
          <w:sz w:val="28"/>
          <w:szCs w:val="28"/>
        </w:rPr>
        <w:t>--------------</w:t>
      </w:r>
      <w:r w:rsidR="000523CF">
        <w:rPr>
          <w:sz w:val="28"/>
          <w:szCs w:val="28"/>
        </w:rPr>
        <w:t>-----------</w:t>
      </w:r>
    </w:p>
    <w:p w14:paraId="2B7F51EA" w14:textId="77777777" w:rsidR="007947E2" w:rsidRPr="000523CF" w:rsidRDefault="009E44CC" w:rsidP="007947E2">
      <w:pPr>
        <w:jc w:val="both"/>
        <w:rPr>
          <w:sz w:val="28"/>
          <w:szCs w:val="28"/>
        </w:rPr>
      </w:pPr>
      <w:r w:rsidRPr="000523CF">
        <w:rPr>
          <w:sz w:val="28"/>
          <w:szCs w:val="28"/>
        </w:rPr>
        <w:t xml:space="preserve">                                                                   Estimated life of the project </w:t>
      </w:r>
    </w:p>
    <w:p w14:paraId="4E764DBB" w14:textId="77777777" w:rsidR="007947E2" w:rsidRPr="000523CF" w:rsidRDefault="0018375A" w:rsidP="00B87A2C">
      <w:pPr>
        <w:pStyle w:val="NoSpacing"/>
        <w:rPr>
          <w:b/>
          <w:bCs/>
          <w:sz w:val="28"/>
          <w:szCs w:val="28"/>
        </w:rPr>
      </w:pPr>
      <w:r w:rsidRPr="000523CF">
        <w:rPr>
          <w:b/>
          <w:bCs/>
          <w:sz w:val="28"/>
          <w:szCs w:val="28"/>
        </w:rPr>
        <w:t>Advantages:</w:t>
      </w:r>
    </w:p>
    <w:p w14:paraId="2B90E2F7" w14:textId="77777777" w:rsidR="007947E2" w:rsidRPr="000523CF" w:rsidRDefault="007947E2" w:rsidP="00B87A2C">
      <w:pPr>
        <w:pStyle w:val="NoSpacing"/>
        <w:rPr>
          <w:sz w:val="28"/>
          <w:szCs w:val="28"/>
        </w:rPr>
      </w:pPr>
      <w:r w:rsidRPr="000523CF">
        <w:rPr>
          <w:sz w:val="28"/>
          <w:szCs w:val="28"/>
        </w:rPr>
        <w:t>Easy to calculate</w:t>
      </w:r>
    </w:p>
    <w:p w14:paraId="705FE403" w14:textId="77777777" w:rsidR="007947E2" w:rsidRPr="000523CF" w:rsidRDefault="007947E2" w:rsidP="00B87A2C">
      <w:pPr>
        <w:pStyle w:val="NoSpacing"/>
        <w:rPr>
          <w:sz w:val="28"/>
          <w:szCs w:val="28"/>
        </w:rPr>
      </w:pPr>
      <w:r w:rsidRPr="000523CF">
        <w:rPr>
          <w:sz w:val="28"/>
          <w:szCs w:val="28"/>
        </w:rPr>
        <w:t>It is interpreted in terms of time</w:t>
      </w:r>
    </w:p>
    <w:p w14:paraId="29BB2F77" w14:textId="77777777" w:rsidR="007947E2" w:rsidRPr="000523CF" w:rsidRDefault="00957CFE" w:rsidP="00B87A2C">
      <w:pPr>
        <w:pStyle w:val="NoSpacing"/>
        <w:rPr>
          <w:sz w:val="28"/>
          <w:szCs w:val="28"/>
        </w:rPr>
      </w:pPr>
      <w:r w:rsidRPr="000523CF">
        <w:rPr>
          <w:sz w:val="28"/>
          <w:szCs w:val="28"/>
        </w:rPr>
        <w:t xml:space="preserve">It does not require any assumption about the project in terms of timing like useful life, interest rate etc. </w:t>
      </w:r>
    </w:p>
    <w:p w14:paraId="0D18C31F" w14:textId="77777777" w:rsidR="00957CFE" w:rsidRPr="000523CF" w:rsidRDefault="00957CFE" w:rsidP="00B87A2C">
      <w:pPr>
        <w:pStyle w:val="NoSpacing"/>
        <w:rPr>
          <w:b/>
          <w:bCs/>
          <w:sz w:val="28"/>
          <w:szCs w:val="28"/>
        </w:rPr>
      </w:pPr>
      <w:r w:rsidRPr="000523CF">
        <w:rPr>
          <w:b/>
          <w:bCs/>
          <w:sz w:val="28"/>
          <w:szCs w:val="28"/>
        </w:rPr>
        <w:t xml:space="preserve">Disadvantages </w:t>
      </w:r>
    </w:p>
    <w:p w14:paraId="0A023C67" w14:textId="77777777" w:rsidR="00957CFE" w:rsidRPr="000523CF" w:rsidRDefault="00957CFE" w:rsidP="00B87A2C">
      <w:pPr>
        <w:pStyle w:val="NoSpacing"/>
        <w:rPr>
          <w:sz w:val="28"/>
          <w:szCs w:val="28"/>
        </w:rPr>
      </w:pPr>
      <w:r w:rsidRPr="000523CF">
        <w:rPr>
          <w:sz w:val="28"/>
          <w:szCs w:val="28"/>
        </w:rPr>
        <w:t xml:space="preserve">Fails to measure profitability </w:t>
      </w:r>
      <w:proofErr w:type="spellStart"/>
      <w:r w:rsidRPr="000523CF">
        <w:rPr>
          <w:sz w:val="28"/>
          <w:szCs w:val="28"/>
        </w:rPr>
        <w:t>ie</w:t>
      </w:r>
      <w:proofErr w:type="spellEnd"/>
      <w:r w:rsidRPr="000523CF">
        <w:rPr>
          <w:sz w:val="28"/>
          <w:szCs w:val="28"/>
        </w:rPr>
        <w:t xml:space="preserve"> no profit is made during the payback period. </w:t>
      </w:r>
    </w:p>
    <w:p w14:paraId="12D4017B" w14:textId="77777777" w:rsidR="00957CFE" w:rsidRPr="000523CF" w:rsidRDefault="00957CFE" w:rsidP="00B87A2C">
      <w:pPr>
        <w:pStyle w:val="NoSpacing"/>
        <w:rPr>
          <w:sz w:val="28"/>
          <w:szCs w:val="28"/>
        </w:rPr>
      </w:pPr>
      <w:r w:rsidRPr="000523CF">
        <w:rPr>
          <w:sz w:val="28"/>
          <w:szCs w:val="28"/>
        </w:rPr>
        <w:t>It ignores time value of money</w:t>
      </w:r>
    </w:p>
    <w:p w14:paraId="6A4978CA" w14:textId="77777777" w:rsidR="00957CFE" w:rsidRPr="000523CF" w:rsidRDefault="00957CFE" w:rsidP="00B87A2C">
      <w:pPr>
        <w:pStyle w:val="NoSpacing"/>
        <w:rPr>
          <w:sz w:val="28"/>
          <w:szCs w:val="28"/>
        </w:rPr>
      </w:pPr>
      <w:r w:rsidRPr="000523CF">
        <w:rPr>
          <w:sz w:val="28"/>
          <w:szCs w:val="28"/>
        </w:rPr>
        <w:t xml:space="preserve">It does not account for saving after the payback period. </w:t>
      </w:r>
    </w:p>
    <w:p w14:paraId="1FABC490" w14:textId="77777777" w:rsidR="00957CFE" w:rsidRPr="000523CF" w:rsidRDefault="00957CFE" w:rsidP="00B87A2C">
      <w:pPr>
        <w:pStyle w:val="NoSpacing"/>
        <w:rPr>
          <w:sz w:val="28"/>
          <w:szCs w:val="28"/>
        </w:rPr>
      </w:pPr>
      <w:r w:rsidRPr="000523CF">
        <w:rPr>
          <w:sz w:val="28"/>
          <w:szCs w:val="28"/>
        </w:rPr>
        <w:t xml:space="preserve">Discounted payback period </w:t>
      </w:r>
    </w:p>
    <w:p w14:paraId="1BA0805D" w14:textId="77777777" w:rsidR="00DB27A1" w:rsidRPr="000523CF" w:rsidRDefault="00957CFE" w:rsidP="00B87A2C">
      <w:pPr>
        <w:pStyle w:val="NoSpacing"/>
        <w:rPr>
          <w:sz w:val="28"/>
          <w:szCs w:val="28"/>
        </w:rPr>
      </w:pPr>
      <w:r w:rsidRPr="000523CF">
        <w:rPr>
          <w:sz w:val="28"/>
          <w:szCs w:val="28"/>
        </w:rPr>
        <w:t xml:space="preserve">This method includes time value of money for determining payback period. Hence, it is defined as the number of years required to recover the investment from discounting cash flow </w:t>
      </w:r>
      <w:proofErr w:type="spellStart"/>
      <w:r w:rsidRPr="000523CF">
        <w:rPr>
          <w:sz w:val="28"/>
          <w:szCs w:val="28"/>
        </w:rPr>
        <w:t>ie</w:t>
      </w:r>
      <w:proofErr w:type="spellEnd"/>
      <w:r w:rsidRPr="000523CF">
        <w:rPr>
          <w:sz w:val="28"/>
          <w:szCs w:val="28"/>
        </w:rPr>
        <w:t xml:space="preserve"> considering time value of money. </w:t>
      </w:r>
    </w:p>
    <w:p w14:paraId="77691E2A" w14:textId="77777777" w:rsidR="00957CFE" w:rsidRPr="000523CF" w:rsidRDefault="00957CFE" w:rsidP="00B87A2C">
      <w:pPr>
        <w:pStyle w:val="NoSpacing"/>
        <w:rPr>
          <w:sz w:val="28"/>
          <w:szCs w:val="28"/>
        </w:rPr>
      </w:pPr>
      <w:proofErr w:type="gramStart"/>
      <w:r w:rsidRPr="000523CF">
        <w:rPr>
          <w:sz w:val="28"/>
          <w:szCs w:val="28"/>
        </w:rPr>
        <w:t>Steps :</w:t>
      </w:r>
      <w:proofErr w:type="gramEnd"/>
    </w:p>
    <w:p w14:paraId="16B71BCF" w14:textId="77777777" w:rsidR="00957CFE" w:rsidRPr="000523CF" w:rsidRDefault="00957CFE" w:rsidP="00B87A2C">
      <w:pPr>
        <w:pStyle w:val="NoSpacing"/>
        <w:rPr>
          <w:sz w:val="28"/>
          <w:szCs w:val="28"/>
        </w:rPr>
      </w:pPr>
      <w:r w:rsidRPr="000523CF">
        <w:rPr>
          <w:sz w:val="28"/>
          <w:szCs w:val="28"/>
        </w:rPr>
        <w:t xml:space="preserve">Discount each of the future cash flows into present. </w:t>
      </w:r>
    </w:p>
    <w:p w14:paraId="09B29311" w14:textId="77777777" w:rsidR="00957CFE" w:rsidRPr="000523CF" w:rsidRDefault="00957CFE" w:rsidP="00B87A2C">
      <w:pPr>
        <w:pStyle w:val="NoSpacing"/>
        <w:rPr>
          <w:sz w:val="28"/>
          <w:szCs w:val="28"/>
        </w:rPr>
      </w:pPr>
      <w:r w:rsidRPr="000523CF">
        <w:rPr>
          <w:sz w:val="28"/>
          <w:szCs w:val="28"/>
        </w:rPr>
        <w:t xml:space="preserve">Calculate the required number of years to recapture initial investment. </w:t>
      </w:r>
    </w:p>
    <w:p w14:paraId="22C0B5DD" w14:textId="77777777" w:rsidR="00957CFE" w:rsidRPr="000523CF" w:rsidRDefault="001A7DBD" w:rsidP="00B87A2C">
      <w:pPr>
        <w:pStyle w:val="NoSpacing"/>
        <w:rPr>
          <w:b/>
          <w:sz w:val="28"/>
          <w:szCs w:val="28"/>
        </w:rPr>
      </w:pPr>
      <w:r w:rsidRPr="000523CF">
        <w:rPr>
          <w:b/>
          <w:sz w:val="28"/>
          <w:szCs w:val="28"/>
        </w:rPr>
        <w:t xml:space="preserve">Example </w:t>
      </w:r>
    </w:p>
    <w:p w14:paraId="560DAC16" w14:textId="77777777" w:rsidR="00DC4B0F" w:rsidRPr="000523CF" w:rsidRDefault="00DC4B0F" w:rsidP="00B87A2C">
      <w:pPr>
        <w:pStyle w:val="NoSpacing"/>
        <w:rPr>
          <w:sz w:val="28"/>
          <w:szCs w:val="28"/>
        </w:rPr>
      </w:pPr>
      <w:r w:rsidRPr="000523CF">
        <w:rPr>
          <w:sz w:val="28"/>
          <w:szCs w:val="28"/>
        </w:rPr>
        <w:t xml:space="preserve">Calculate simple and discounted payback periods form the given cash flows of a project when MARR is 20%. </w:t>
      </w:r>
    </w:p>
    <w:tbl>
      <w:tblPr>
        <w:tblStyle w:val="TableGrid"/>
        <w:tblW w:w="0" w:type="auto"/>
        <w:tblLook w:val="04A0" w:firstRow="1" w:lastRow="0" w:firstColumn="1" w:lastColumn="0" w:noHBand="0" w:noVBand="1"/>
      </w:tblPr>
      <w:tblGrid>
        <w:gridCol w:w="2405"/>
        <w:gridCol w:w="2693"/>
      </w:tblGrid>
      <w:tr w:rsidR="00DC4B0F" w:rsidRPr="000523CF" w14:paraId="149455F2" w14:textId="77777777" w:rsidTr="00E015E5">
        <w:trPr>
          <w:trHeight w:val="251"/>
        </w:trPr>
        <w:tc>
          <w:tcPr>
            <w:tcW w:w="2405" w:type="dxa"/>
          </w:tcPr>
          <w:p w14:paraId="658FA8CC" w14:textId="77777777" w:rsidR="00DC4B0F" w:rsidRPr="000523CF" w:rsidRDefault="00DC4B0F" w:rsidP="005A0172">
            <w:pPr>
              <w:jc w:val="both"/>
              <w:rPr>
                <w:sz w:val="28"/>
                <w:szCs w:val="28"/>
              </w:rPr>
            </w:pPr>
            <w:r w:rsidRPr="000523CF">
              <w:rPr>
                <w:sz w:val="28"/>
                <w:szCs w:val="28"/>
              </w:rPr>
              <w:t xml:space="preserve">End of the period </w:t>
            </w:r>
          </w:p>
        </w:tc>
        <w:tc>
          <w:tcPr>
            <w:tcW w:w="2693" w:type="dxa"/>
          </w:tcPr>
          <w:p w14:paraId="534B8E06" w14:textId="77777777" w:rsidR="00DC4B0F" w:rsidRPr="000523CF" w:rsidRDefault="00DC4B0F" w:rsidP="005A0172">
            <w:pPr>
              <w:jc w:val="both"/>
              <w:rPr>
                <w:sz w:val="28"/>
                <w:szCs w:val="28"/>
              </w:rPr>
            </w:pPr>
            <w:r w:rsidRPr="000523CF">
              <w:rPr>
                <w:sz w:val="28"/>
                <w:szCs w:val="28"/>
              </w:rPr>
              <w:t>Net cash flow Rs</w:t>
            </w:r>
          </w:p>
        </w:tc>
      </w:tr>
      <w:tr w:rsidR="00DC4B0F" w:rsidRPr="000523CF" w14:paraId="3F19817F" w14:textId="77777777" w:rsidTr="00E015E5">
        <w:trPr>
          <w:trHeight w:val="251"/>
        </w:trPr>
        <w:tc>
          <w:tcPr>
            <w:tcW w:w="2405" w:type="dxa"/>
          </w:tcPr>
          <w:p w14:paraId="19B1EF9F" w14:textId="77777777" w:rsidR="00DC4B0F" w:rsidRPr="000523CF" w:rsidRDefault="00DC4B0F" w:rsidP="005A0172">
            <w:pPr>
              <w:jc w:val="both"/>
              <w:rPr>
                <w:sz w:val="28"/>
                <w:szCs w:val="28"/>
              </w:rPr>
            </w:pPr>
            <w:r w:rsidRPr="000523CF">
              <w:rPr>
                <w:sz w:val="28"/>
                <w:szCs w:val="28"/>
              </w:rPr>
              <w:t>0</w:t>
            </w:r>
          </w:p>
        </w:tc>
        <w:tc>
          <w:tcPr>
            <w:tcW w:w="2693" w:type="dxa"/>
          </w:tcPr>
          <w:p w14:paraId="5A425DE8" w14:textId="77777777" w:rsidR="00DC4B0F" w:rsidRPr="000523CF" w:rsidRDefault="00DC4B0F" w:rsidP="005A0172">
            <w:pPr>
              <w:jc w:val="both"/>
              <w:rPr>
                <w:sz w:val="28"/>
                <w:szCs w:val="28"/>
              </w:rPr>
            </w:pPr>
            <w:r w:rsidRPr="000523CF">
              <w:rPr>
                <w:sz w:val="28"/>
                <w:szCs w:val="28"/>
              </w:rPr>
              <w:t>-25000</w:t>
            </w:r>
          </w:p>
        </w:tc>
      </w:tr>
      <w:tr w:rsidR="00DC4B0F" w:rsidRPr="000523CF" w14:paraId="65B7BE94" w14:textId="77777777" w:rsidTr="00E015E5">
        <w:trPr>
          <w:trHeight w:val="251"/>
        </w:trPr>
        <w:tc>
          <w:tcPr>
            <w:tcW w:w="2405" w:type="dxa"/>
          </w:tcPr>
          <w:p w14:paraId="5089B469" w14:textId="77777777" w:rsidR="00DC4B0F" w:rsidRPr="000523CF" w:rsidRDefault="00DC4B0F" w:rsidP="005A0172">
            <w:pPr>
              <w:jc w:val="both"/>
              <w:rPr>
                <w:sz w:val="28"/>
                <w:szCs w:val="28"/>
              </w:rPr>
            </w:pPr>
            <w:r w:rsidRPr="000523CF">
              <w:rPr>
                <w:sz w:val="28"/>
                <w:szCs w:val="28"/>
              </w:rPr>
              <w:t>1</w:t>
            </w:r>
          </w:p>
        </w:tc>
        <w:tc>
          <w:tcPr>
            <w:tcW w:w="2693" w:type="dxa"/>
          </w:tcPr>
          <w:p w14:paraId="4DDB00BA" w14:textId="77777777" w:rsidR="00DC4B0F" w:rsidRPr="000523CF" w:rsidRDefault="00DC4B0F" w:rsidP="005A0172">
            <w:pPr>
              <w:jc w:val="both"/>
              <w:rPr>
                <w:sz w:val="28"/>
                <w:szCs w:val="28"/>
              </w:rPr>
            </w:pPr>
            <w:r w:rsidRPr="000523CF">
              <w:rPr>
                <w:sz w:val="28"/>
                <w:szCs w:val="28"/>
              </w:rPr>
              <w:t>8000</w:t>
            </w:r>
          </w:p>
        </w:tc>
      </w:tr>
      <w:tr w:rsidR="00DC4B0F" w:rsidRPr="000523CF" w14:paraId="7CBA80A3" w14:textId="77777777" w:rsidTr="00E015E5">
        <w:trPr>
          <w:trHeight w:val="251"/>
        </w:trPr>
        <w:tc>
          <w:tcPr>
            <w:tcW w:w="2405" w:type="dxa"/>
          </w:tcPr>
          <w:p w14:paraId="551719E4" w14:textId="77777777" w:rsidR="00DC4B0F" w:rsidRPr="000523CF" w:rsidRDefault="00DC4B0F" w:rsidP="005A0172">
            <w:pPr>
              <w:jc w:val="both"/>
              <w:rPr>
                <w:sz w:val="28"/>
                <w:szCs w:val="28"/>
              </w:rPr>
            </w:pPr>
            <w:r w:rsidRPr="000523CF">
              <w:rPr>
                <w:sz w:val="28"/>
                <w:szCs w:val="28"/>
              </w:rPr>
              <w:lastRenderedPageBreak/>
              <w:t>2</w:t>
            </w:r>
          </w:p>
        </w:tc>
        <w:tc>
          <w:tcPr>
            <w:tcW w:w="2693" w:type="dxa"/>
          </w:tcPr>
          <w:p w14:paraId="72492FC5" w14:textId="77777777" w:rsidR="00DC4B0F" w:rsidRPr="000523CF" w:rsidRDefault="00DC4B0F" w:rsidP="005A0172">
            <w:pPr>
              <w:jc w:val="both"/>
              <w:rPr>
                <w:sz w:val="28"/>
                <w:szCs w:val="28"/>
              </w:rPr>
            </w:pPr>
            <w:r w:rsidRPr="000523CF">
              <w:rPr>
                <w:sz w:val="28"/>
                <w:szCs w:val="28"/>
              </w:rPr>
              <w:t>8000</w:t>
            </w:r>
          </w:p>
        </w:tc>
      </w:tr>
      <w:tr w:rsidR="00DC4B0F" w:rsidRPr="000523CF" w14:paraId="7BD787EA" w14:textId="77777777" w:rsidTr="00E015E5">
        <w:trPr>
          <w:trHeight w:val="251"/>
        </w:trPr>
        <w:tc>
          <w:tcPr>
            <w:tcW w:w="2405" w:type="dxa"/>
          </w:tcPr>
          <w:p w14:paraId="19E5F8F5" w14:textId="77777777" w:rsidR="00DC4B0F" w:rsidRPr="000523CF" w:rsidRDefault="00DC4B0F" w:rsidP="005A0172">
            <w:pPr>
              <w:jc w:val="both"/>
              <w:rPr>
                <w:sz w:val="28"/>
                <w:szCs w:val="28"/>
              </w:rPr>
            </w:pPr>
            <w:r w:rsidRPr="000523CF">
              <w:rPr>
                <w:sz w:val="28"/>
                <w:szCs w:val="28"/>
              </w:rPr>
              <w:t>3</w:t>
            </w:r>
          </w:p>
        </w:tc>
        <w:tc>
          <w:tcPr>
            <w:tcW w:w="2693" w:type="dxa"/>
          </w:tcPr>
          <w:p w14:paraId="268C9FB4" w14:textId="77777777" w:rsidR="00DC4B0F" w:rsidRPr="000523CF" w:rsidRDefault="00DC4B0F" w:rsidP="005A0172">
            <w:pPr>
              <w:jc w:val="both"/>
              <w:rPr>
                <w:sz w:val="28"/>
                <w:szCs w:val="28"/>
              </w:rPr>
            </w:pPr>
            <w:r w:rsidRPr="000523CF">
              <w:rPr>
                <w:sz w:val="28"/>
                <w:szCs w:val="28"/>
              </w:rPr>
              <w:t>8000</w:t>
            </w:r>
          </w:p>
        </w:tc>
      </w:tr>
      <w:tr w:rsidR="00DC4B0F" w:rsidRPr="000523CF" w14:paraId="4F754BE5" w14:textId="77777777" w:rsidTr="00E015E5">
        <w:trPr>
          <w:trHeight w:val="251"/>
        </w:trPr>
        <w:tc>
          <w:tcPr>
            <w:tcW w:w="2405" w:type="dxa"/>
          </w:tcPr>
          <w:p w14:paraId="16861FCF" w14:textId="77777777" w:rsidR="00DC4B0F" w:rsidRPr="000523CF" w:rsidRDefault="00DC4B0F" w:rsidP="005A0172">
            <w:pPr>
              <w:jc w:val="both"/>
              <w:rPr>
                <w:sz w:val="28"/>
                <w:szCs w:val="28"/>
              </w:rPr>
            </w:pPr>
            <w:r w:rsidRPr="000523CF">
              <w:rPr>
                <w:sz w:val="28"/>
                <w:szCs w:val="28"/>
              </w:rPr>
              <w:t>4</w:t>
            </w:r>
          </w:p>
        </w:tc>
        <w:tc>
          <w:tcPr>
            <w:tcW w:w="2693" w:type="dxa"/>
          </w:tcPr>
          <w:p w14:paraId="327F0F28" w14:textId="77777777" w:rsidR="00DC4B0F" w:rsidRPr="000523CF" w:rsidRDefault="00DC4B0F" w:rsidP="005A0172">
            <w:pPr>
              <w:jc w:val="both"/>
              <w:rPr>
                <w:sz w:val="28"/>
                <w:szCs w:val="28"/>
              </w:rPr>
            </w:pPr>
            <w:r w:rsidRPr="000523CF">
              <w:rPr>
                <w:sz w:val="28"/>
                <w:szCs w:val="28"/>
              </w:rPr>
              <w:t>8000</w:t>
            </w:r>
          </w:p>
        </w:tc>
      </w:tr>
      <w:tr w:rsidR="00DC4B0F" w:rsidRPr="000523CF" w14:paraId="30BD1DE0" w14:textId="77777777" w:rsidTr="00E015E5">
        <w:trPr>
          <w:trHeight w:val="264"/>
        </w:trPr>
        <w:tc>
          <w:tcPr>
            <w:tcW w:w="2405" w:type="dxa"/>
          </w:tcPr>
          <w:p w14:paraId="61ED6C47" w14:textId="77777777" w:rsidR="00DC4B0F" w:rsidRPr="000523CF" w:rsidRDefault="00DC4B0F" w:rsidP="005A0172">
            <w:pPr>
              <w:jc w:val="both"/>
              <w:rPr>
                <w:sz w:val="28"/>
                <w:szCs w:val="28"/>
              </w:rPr>
            </w:pPr>
            <w:r w:rsidRPr="000523CF">
              <w:rPr>
                <w:sz w:val="28"/>
                <w:szCs w:val="28"/>
              </w:rPr>
              <w:t>5</w:t>
            </w:r>
          </w:p>
        </w:tc>
        <w:tc>
          <w:tcPr>
            <w:tcW w:w="2693" w:type="dxa"/>
          </w:tcPr>
          <w:p w14:paraId="6C5FC2B2" w14:textId="77777777" w:rsidR="00DC4B0F" w:rsidRPr="000523CF" w:rsidRDefault="00DC4B0F" w:rsidP="005A0172">
            <w:pPr>
              <w:jc w:val="both"/>
              <w:rPr>
                <w:sz w:val="28"/>
                <w:szCs w:val="28"/>
              </w:rPr>
            </w:pPr>
            <w:r w:rsidRPr="000523CF">
              <w:rPr>
                <w:sz w:val="28"/>
                <w:szCs w:val="28"/>
              </w:rPr>
              <w:t>13000</w:t>
            </w:r>
          </w:p>
        </w:tc>
      </w:tr>
    </w:tbl>
    <w:p w14:paraId="64AD342B" w14:textId="77777777" w:rsidR="008D713C" w:rsidRPr="000523CF" w:rsidRDefault="008D713C" w:rsidP="008D713C">
      <w:pPr>
        <w:pStyle w:val="NoSpacing"/>
        <w:rPr>
          <w:noProof/>
          <w:sz w:val="28"/>
          <w:szCs w:val="28"/>
        </w:rPr>
      </w:pPr>
    </w:p>
    <w:p w14:paraId="44997320" w14:textId="77777777" w:rsidR="009E44CC" w:rsidRPr="000523CF" w:rsidRDefault="009E44CC" w:rsidP="008D713C">
      <w:pPr>
        <w:pStyle w:val="NoSpacing"/>
        <w:rPr>
          <w:noProof/>
          <w:sz w:val="28"/>
          <w:szCs w:val="28"/>
        </w:rPr>
      </w:pPr>
      <w:r w:rsidRPr="000523CF">
        <w:rPr>
          <w:noProof/>
          <w:sz w:val="28"/>
          <w:szCs w:val="28"/>
        </w:rPr>
        <w:t xml:space="preserve">Solutions </w:t>
      </w:r>
    </w:p>
    <w:p w14:paraId="4DE2644C" w14:textId="77777777" w:rsidR="009E44CC" w:rsidRPr="000523CF" w:rsidRDefault="009E44CC" w:rsidP="008D713C">
      <w:pPr>
        <w:pStyle w:val="NoSpacing"/>
        <w:rPr>
          <w:noProof/>
          <w:sz w:val="28"/>
          <w:szCs w:val="28"/>
        </w:rPr>
      </w:pPr>
      <w:r w:rsidRPr="000523CF">
        <w:rPr>
          <w:noProof/>
          <w:sz w:val="28"/>
          <w:szCs w:val="28"/>
        </w:rPr>
        <w:t xml:space="preserve">Calculation of simple payback period </w:t>
      </w:r>
    </w:p>
    <w:tbl>
      <w:tblPr>
        <w:tblStyle w:val="TableGrid"/>
        <w:tblW w:w="0" w:type="auto"/>
        <w:tblLook w:val="04A0" w:firstRow="1" w:lastRow="0" w:firstColumn="1" w:lastColumn="0" w:noHBand="0" w:noVBand="1"/>
      </w:tblPr>
      <w:tblGrid>
        <w:gridCol w:w="2194"/>
        <w:gridCol w:w="2088"/>
        <w:gridCol w:w="3170"/>
      </w:tblGrid>
      <w:tr w:rsidR="00C31D81" w:rsidRPr="000523CF" w14:paraId="6FB7153E" w14:textId="77777777" w:rsidTr="00C31D81">
        <w:trPr>
          <w:trHeight w:val="251"/>
        </w:trPr>
        <w:tc>
          <w:tcPr>
            <w:tcW w:w="0" w:type="auto"/>
          </w:tcPr>
          <w:p w14:paraId="012E9101" w14:textId="77777777" w:rsidR="00C31D81" w:rsidRPr="000523CF" w:rsidRDefault="00C31D81" w:rsidP="008D713C">
            <w:pPr>
              <w:pStyle w:val="NoSpacing"/>
              <w:rPr>
                <w:sz w:val="28"/>
                <w:szCs w:val="28"/>
              </w:rPr>
            </w:pPr>
            <w:r w:rsidRPr="000523CF">
              <w:rPr>
                <w:sz w:val="28"/>
                <w:szCs w:val="28"/>
              </w:rPr>
              <w:t xml:space="preserve">End of the period </w:t>
            </w:r>
          </w:p>
        </w:tc>
        <w:tc>
          <w:tcPr>
            <w:tcW w:w="0" w:type="auto"/>
          </w:tcPr>
          <w:p w14:paraId="727D7B39" w14:textId="77777777" w:rsidR="00C31D81" w:rsidRPr="000523CF" w:rsidRDefault="00C31D81" w:rsidP="008D713C">
            <w:pPr>
              <w:pStyle w:val="NoSpacing"/>
              <w:rPr>
                <w:sz w:val="28"/>
                <w:szCs w:val="28"/>
              </w:rPr>
            </w:pPr>
            <w:r w:rsidRPr="000523CF">
              <w:rPr>
                <w:sz w:val="28"/>
                <w:szCs w:val="28"/>
              </w:rPr>
              <w:t>Net cash flow Rs</w:t>
            </w:r>
          </w:p>
        </w:tc>
        <w:tc>
          <w:tcPr>
            <w:tcW w:w="0" w:type="auto"/>
          </w:tcPr>
          <w:p w14:paraId="52ED2BD3" w14:textId="77777777" w:rsidR="00C31D81" w:rsidRPr="000523CF" w:rsidRDefault="00C31D81" w:rsidP="008D713C">
            <w:pPr>
              <w:pStyle w:val="NoSpacing"/>
              <w:rPr>
                <w:sz w:val="28"/>
                <w:szCs w:val="28"/>
              </w:rPr>
            </w:pPr>
            <w:r w:rsidRPr="000523CF">
              <w:rPr>
                <w:sz w:val="28"/>
                <w:szCs w:val="28"/>
              </w:rPr>
              <w:t>Accumulated cash flow Rs</w:t>
            </w:r>
          </w:p>
        </w:tc>
      </w:tr>
      <w:tr w:rsidR="00C31D81" w:rsidRPr="000523CF" w14:paraId="3728F17F" w14:textId="77777777" w:rsidTr="00C31D81">
        <w:trPr>
          <w:trHeight w:val="251"/>
        </w:trPr>
        <w:tc>
          <w:tcPr>
            <w:tcW w:w="0" w:type="auto"/>
          </w:tcPr>
          <w:p w14:paraId="5DB6D253" w14:textId="77777777" w:rsidR="00C31D81" w:rsidRPr="000523CF" w:rsidRDefault="00C31D81" w:rsidP="008D713C">
            <w:pPr>
              <w:pStyle w:val="NoSpacing"/>
              <w:rPr>
                <w:sz w:val="28"/>
                <w:szCs w:val="28"/>
              </w:rPr>
            </w:pPr>
            <w:r w:rsidRPr="000523CF">
              <w:rPr>
                <w:sz w:val="28"/>
                <w:szCs w:val="28"/>
              </w:rPr>
              <w:t>0</w:t>
            </w:r>
          </w:p>
        </w:tc>
        <w:tc>
          <w:tcPr>
            <w:tcW w:w="0" w:type="auto"/>
          </w:tcPr>
          <w:p w14:paraId="49AF9C15" w14:textId="77777777" w:rsidR="00C31D81" w:rsidRPr="000523CF" w:rsidRDefault="00C31D81" w:rsidP="008D713C">
            <w:pPr>
              <w:pStyle w:val="NoSpacing"/>
              <w:rPr>
                <w:sz w:val="28"/>
                <w:szCs w:val="28"/>
              </w:rPr>
            </w:pPr>
            <w:r w:rsidRPr="000523CF">
              <w:rPr>
                <w:sz w:val="28"/>
                <w:szCs w:val="28"/>
              </w:rPr>
              <w:t>-25000</w:t>
            </w:r>
          </w:p>
        </w:tc>
        <w:tc>
          <w:tcPr>
            <w:tcW w:w="0" w:type="auto"/>
          </w:tcPr>
          <w:p w14:paraId="7103BAFA" w14:textId="77777777" w:rsidR="00C31D81" w:rsidRPr="000523CF" w:rsidRDefault="00C31D81" w:rsidP="008D713C">
            <w:pPr>
              <w:pStyle w:val="NoSpacing"/>
              <w:rPr>
                <w:sz w:val="28"/>
                <w:szCs w:val="28"/>
              </w:rPr>
            </w:pPr>
            <w:r w:rsidRPr="000523CF">
              <w:rPr>
                <w:sz w:val="28"/>
                <w:szCs w:val="28"/>
              </w:rPr>
              <w:t>-25000</w:t>
            </w:r>
          </w:p>
        </w:tc>
      </w:tr>
      <w:tr w:rsidR="00C31D81" w:rsidRPr="000523CF" w14:paraId="413A3CEF" w14:textId="77777777" w:rsidTr="00C31D81">
        <w:trPr>
          <w:trHeight w:val="251"/>
        </w:trPr>
        <w:tc>
          <w:tcPr>
            <w:tcW w:w="0" w:type="auto"/>
          </w:tcPr>
          <w:p w14:paraId="38C56589" w14:textId="77777777" w:rsidR="00C31D81" w:rsidRPr="000523CF" w:rsidRDefault="00C31D81" w:rsidP="008D713C">
            <w:pPr>
              <w:pStyle w:val="NoSpacing"/>
              <w:rPr>
                <w:sz w:val="28"/>
                <w:szCs w:val="28"/>
              </w:rPr>
            </w:pPr>
            <w:r w:rsidRPr="000523CF">
              <w:rPr>
                <w:sz w:val="28"/>
                <w:szCs w:val="28"/>
              </w:rPr>
              <w:t>1</w:t>
            </w:r>
          </w:p>
        </w:tc>
        <w:tc>
          <w:tcPr>
            <w:tcW w:w="0" w:type="auto"/>
          </w:tcPr>
          <w:p w14:paraId="07D50ECA" w14:textId="77777777" w:rsidR="00C31D81" w:rsidRPr="000523CF" w:rsidRDefault="00C31D81" w:rsidP="008D713C">
            <w:pPr>
              <w:pStyle w:val="NoSpacing"/>
              <w:rPr>
                <w:sz w:val="28"/>
                <w:szCs w:val="28"/>
              </w:rPr>
            </w:pPr>
            <w:r w:rsidRPr="000523CF">
              <w:rPr>
                <w:sz w:val="28"/>
                <w:szCs w:val="28"/>
              </w:rPr>
              <w:t>8000</w:t>
            </w:r>
          </w:p>
        </w:tc>
        <w:tc>
          <w:tcPr>
            <w:tcW w:w="0" w:type="auto"/>
          </w:tcPr>
          <w:p w14:paraId="13A522F1" w14:textId="77777777" w:rsidR="00C31D81" w:rsidRPr="000523CF" w:rsidRDefault="00C31D81" w:rsidP="008D713C">
            <w:pPr>
              <w:pStyle w:val="NoSpacing"/>
              <w:rPr>
                <w:sz w:val="28"/>
                <w:szCs w:val="28"/>
              </w:rPr>
            </w:pPr>
            <w:r w:rsidRPr="000523CF">
              <w:rPr>
                <w:sz w:val="28"/>
                <w:szCs w:val="28"/>
              </w:rPr>
              <w:t>-17000</w:t>
            </w:r>
          </w:p>
        </w:tc>
      </w:tr>
      <w:tr w:rsidR="00C31D81" w:rsidRPr="000523CF" w14:paraId="04AA519B" w14:textId="77777777" w:rsidTr="00C31D81">
        <w:trPr>
          <w:trHeight w:val="251"/>
        </w:trPr>
        <w:tc>
          <w:tcPr>
            <w:tcW w:w="0" w:type="auto"/>
          </w:tcPr>
          <w:p w14:paraId="72407E4E" w14:textId="77777777" w:rsidR="00C31D81" w:rsidRPr="000523CF" w:rsidRDefault="00C31D81" w:rsidP="008D713C">
            <w:pPr>
              <w:pStyle w:val="NoSpacing"/>
              <w:rPr>
                <w:sz w:val="28"/>
                <w:szCs w:val="28"/>
              </w:rPr>
            </w:pPr>
            <w:r w:rsidRPr="000523CF">
              <w:rPr>
                <w:sz w:val="28"/>
                <w:szCs w:val="28"/>
              </w:rPr>
              <w:t>2</w:t>
            </w:r>
          </w:p>
        </w:tc>
        <w:tc>
          <w:tcPr>
            <w:tcW w:w="0" w:type="auto"/>
          </w:tcPr>
          <w:p w14:paraId="2F3A5C3D" w14:textId="77777777" w:rsidR="00C31D81" w:rsidRPr="000523CF" w:rsidRDefault="00C31D81" w:rsidP="008D713C">
            <w:pPr>
              <w:pStyle w:val="NoSpacing"/>
              <w:rPr>
                <w:sz w:val="28"/>
                <w:szCs w:val="28"/>
              </w:rPr>
            </w:pPr>
            <w:r w:rsidRPr="000523CF">
              <w:rPr>
                <w:sz w:val="28"/>
                <w:szCs w:val="28"/>
              </w:rPr>
              <w:t>8000</w:t>
            </w:r>
          </w:p>
        </w:tc>
        <w:tc>
          <w:tcPr>
            <w:tcW w:w="0" w:type="auto"/>
          </w:tcPr>
          <w:p w14:paraId="6CF16B32" w14:textId="77777777" w:rsidR="00C31D81" w:rsidRPr="000523CF" w:rsidRDefault="00C31D81" w:rsidP="008D713C">
            <w:pPr>
              <w:pStyle w:val="NoSpacing"/>
              <w:rPr>
                <w:sz w:val="28"/>
                <w:szCs w:val="28"/>
              </w:rPr>
            </w:pPr>
            <w:r w:rsidRPr="000523CF">
              <w:rPr>
                <w:sz w:val="28"/>
                <w:szCs w:val="28"/>
              </w:rPr>
              <w:t>-9000</w:t>
            </w:r>
          </w:p>
        </w:tc>
      </w:tr>
      <w:tr w:rsidR="00C31D81" w:rsidRPr="000523CF" w14:paraId="1BAFE5EA" w14:textId="77777777" w:rsidTr="00C31D81">
        <w:trPr>
          <w:trHeight w:val="251"/>
        </w:trPr>
        <w:tc>
          <w:tcPr>
            <w:tcW w:w="0" w:type="auto"/>
          </w:tcPr>
          <w:p w14:paraId="15096547" w14:textId="77777777" w:rsidR="00C31D81" w:rsidRPr="000523CF" w:rsidRDefault="00C31D81" w:rsidP="008D713C">
            <w:pPr>
              <w:pStyle w:val="NoSpacing"/>
              <w:rPr>
                <w:sz w:val="28"/>
                <w:szCs w:val="28"/>
              </w:rPr>
            </w:pPr>
            <w:r w:rsidRPr="000523CF">
              <w:rPr>
                <w:sz w:val="28"/>
                <w:szCs w:val="28"/>
              </w:rPr>
              <w:t>3</w:t>
            </w:r>
          </w:p>
        </w:tc>
        <w:tc>
          <w:tcPr>
            <w:tcW w:w="0" w:type="auto"/>
          </w:tcPr>
          <w:p w14:paraId="247F1096" w14:textId="77777777" w:rsidR="00C31D81" w:rsidRPr="000523CF" w:rsidRDefault="00C31D81" w:rsidP="008D713C">
            <w:pPr>
              <w:pStyle w:val="NoSpacing"/>
              <w:rPr>
                <w:sz w:val="28"/>
                <w:szCs w:val="28"/>
              </w:rPr>
            </w:pPr>
            <w:r w:rsidRPr="000523CF">
              <w:rPr>
                <w:sz w:val="28"/>
                <w:szCs w:val="28"/>
              </w:rPr>
              <w:t>8000</w:t>
            </w:r>
          </w:p>
        </w:tc>
        <w:tc>
          <w:tcPr>
            <w:tcW w:w="0" w:type="auto"/>
          </w:tcPr>
          <w:p w14:paraId="39AC2262" w14:textId="77777777" w:rsidR="00C31D81" w:rsidRPr="000523CF" w:rsidRDefault="00C31D81" w:rsidP="008D713C">
            <w:pPr>
              <w:pStyle w:val="NoSpacing"/>
              <w:rPr>
                <w:sz w:val="28"/>
                <w:szCs w:val="28"/>
              </w:rPr>
            </w:pPr>
            <w:r w:rsidRPr="000523CF">
              <w:rPr>
                <w:sz w:val="28"/>
                <w:szCs w:val="28"/>
              </w:rPr>
              <w:t>-1000</w:t>
            </w:r>
          </w:p>
        </w:tc>
      </w:tr>
      <w:tr w:rsidR="00C31D81" w:rsidRPr="000523CF" w14:paraId="18CB3822" w14:textId="77777777" w:rsidTr="00C31D81">
        <w:trPr>
          <w:trHeight w:val="251"/>
        </w:trPr>
        <w:tc>
          <w:tcPr>
            <w:tcW w:w="0" w:type="auto"/>
          </w:tcPr>
          <w:p w14:paraId="46141374" w14:textId="77777777" w:rsidR="00C31D81" w:rsidRPr="000523CF" w:rsidRDefault="00C31D81" w:rsidP="008D713C">
            <w:pPr>
              <w:pStyle w:val="NoSpacing"/>
              <w:rPr>
                <w:sz w:val="28"/>
                <w:szCs w:val="28"/>
              </w:rPr>
            </w:pPr>
            <w:r w:rsidRPr="000523CF">
              <w:rPr>
                <w:sz w:val="28"/>
                <w:szCs w:val="28"/>
              </w:rPr>
              <w:t>4</w:t>
            </w:r>
          </w:p>
        </w:tc>
        <w:tc>
          <w:tcPr>
            <w:tcW w:w="0" w:type="auto"/>
          </w:tcPr>
          <w:p w14:paraId="0B3B33FE" w14:textId="77777777" w:rsidR="00C31D81" w:rsidRPr="000523CF" w:rsidRDefault="00C31D81" w:rsidP="008D713C">
            <w:pPr>
              <w:pStyle w:val="NoSpacing"/>
              <w:rPr>
                <w:sz w:val="28"/>
                <w:szCs w:val="28"/>
              </w:rPr>
            </w:pPr>
            <w:r w:rsidRPr="000523CF">
              <w:rPr>
                <w:sz w:val="28"/>
                <w:szCs w:val="28"/>
              </w:rPr>
              <w:t>8000</w:t>
            </w:r>
          </w:p>
        </w:tc>
        <w:tc>
          <w:tcPr>
            <w:tcW w:w="0" w:type="auto"/>
          </w:tcPr>
          <w:p w14:paraId="79464B7F" w14:textId="77777777" w:rsidR="00C31D81" w:rsidRPr="000523CF" w:rsidRDefault="00C31D81" w:rsidP="008D713C">
            <w:pPr>
              <w:pStyle w:val="NoSpacing"/>
              <w:rPr>
                <w:sz w:val="28"/>
                <w:szCs w:val="28"/>
              </w:rPr>
            </w:pPr>
            <w:r w:rsidRPr="000523CF">
              <w:rPr>
                <w:sz w:val="28"/>
                <w:szCs w:val="28"/>
              </w:rPr>
              <w:t>7000</w:t>
            </w:r>
          </w:p>
        </w:tc>
      </w:tr>
      <w:tr w:rsidR="00C31D81" w:rsidRPr="000523CF" w14:paraId="24D2C5D2" w14:textId="77777777" w:rsidTr="00C31D81">
        <w:trPr>
          <w:trHeight w:val="264"/>
        </w:trPr>
        <w:tc>
          <w:tcPr>
            <w:tcW w:w="0" w:type="auto"/>
          </w:tcPr>
          <w:p w14:paraId="47352088" w14:textId="77777777" w:rsidR="00C31D81" w:rsidRPr="000523CF" w:rsidRDefault="00C31D81" w:rsidP="008D713C">
            <w:pPr>
              <w:pStyle w:val="NoSpacing"/>
              <w:rPr>
                <w:sz w:val="28"/>
                <w:szCs w:val="28"/>
              </w:rPr>
            </w:pPr>
            <w:r w:rsidRPr="000523CF">
              <w:rPr>
                <w:sz w:val="28"/>
                <w:szCs w:val="28"/>
              </w:rPr>
              <w:t>5</w:t>
            </w:r>
          </w:p>
        </w:tc>
        <w:tc>
          <w:tcPr>
            <w:tcW w:w="0" w:type="auto"/>
          </w:tcPr>
          <w:p w14:paraId="5C2DD360" w14:textId="77777777" w:rsidR="00C31D81" w:rsidRPr="000523CF" w:rsidRDefault="00C31D81" w:rsidP="008D713C">
            <w:pPr>
              <w:pStyle w:val="NoSpacing"/>
              <w:rPr>
                <w:sz w:val="28"/>
                <w:szCs w:val="28"/>
              </w:rPr>
            </w:pPr>
            <w:r w:rsidRPr="000523CF">
              <w:rPr>
                <w:sz w:val="28"/>
                <w:szCs w:val="28"/>
              </w:rPr>
              <w:t>13000</w:t>
            </w:r>
          </w:p>
        </w:tc>
        <w:tc>
          <w:tcPr>
            <w:tcW w:w="0" w:type="auto"/>
          </w:tcPr>
          <w:p w14:paraId="6512FF23" w14:textId="77777777" w:rsidR="00C31D81" w:rsidRPr="000523CF" w:rsidRDefault="00C31D81" w:rsidP="008D713C">
            <w:pPr>
              <w:pStyle w:val="NoSpacing"/>
              <w:rPr>
                <w:sz w:val="28"/>
                <w:szCs w:val="28"/>
              </w:rPr>
            </w:pPr>
            <w:r w:rsidRPr="000523CF">
              <w:rPr>
                <w:sz w:val="28"/>
                <w:szCs w:val="28"/>
              </w:rPr>
              <w:t>20000</w:t>
            </w:r>
          </w:p>
        </w:tc>
      </w:tr>
    </w:tbl>
    <w:p w14:paraId="44FBD68A" w14:textId="77777777" w:rsidR="00C31D81" w:rsidRPr="000523CF" w:rsidRDefault="00C31D81" w:rsidP="00EE28F3">
      <w:pPr>
        <w:pStyle w:val="NoSpacing"/>
        <w:rPr>
          <w:noProof/>
          <w:sz w:val="28"/>
          <w:szCs w:val="28"/>
        </w:rPr>
      </w:pPr>
      <w:r w:rsidRPr="000523CF">
        <w:rPr>
          <w:noProof/>
          <w:sz w:val="28"/>
          <w:szCs w:val="28"/>
        </w:rPr>
        <w:t xml:space="preserve">Here accumulated cash flow turns to positve in period 4. Therefore, payback perood lies between perod 3and 4. By interpollating we get payback perod </w:t>
      </w:r>
    </w:p>
    <w:p w14:paraId="0C625064" w14:textId="77777777" w:rsidR="00C31D81" w:rsidRPr="000523CF" w:rsidRDefault="00C31D81" w:rsidP="00EE28F3">
      <w:pPr>
        <w:pStyle w:val="NoSpacing"/>
        <w:rPr>
          <w:noProof/>
          <w:sz w:val="28"/>
          <w:szCs w:val="28"/>
        </w:rPr>
      </w:pPr>
      <w:r w:rsidRPr="000523CF">
        <w:rPr>
          <w:noProof/>
          <w:sz w:val="28"/>
          <w:szCs w:val="28"/>
        </w:rPr>
        <w:t xml:space="preserve">= 3+ (1000/8000) = 3.125 perods </w:t>
      </w:r>
    </w:p>
    <w:p w14:paraId="73AB8E45" w14:textId="77777777" w:rsidR="009E44CC" w:rsidRPr="000523CF" w:rsidRDefault="00C31D81" w:rsidP="00EE28F3">
      <w:pPr>
        <w:pStyle w:val="NoSpacing"/>
        <w:rPr>
          <w:noProof/>
          <w:sz w:val="28"/>
          <w:szCs w:val="28"/>
        </w:rPr>
      </w:pPr>
      <w:r w:rsidRPr="000523CF">
        <w:rPr>
          <w:noProof/>
          <w:sz w:val="28"/>
          <w:szCs w:val="28"/>
        </w:rPr>
        <w:t xml:space="preserve">Calculation of discounting pay back period </w:t>
      </w:r>
    </w:p>
    <w:tbl>
      <w:tblPr>
        <w:tblStyle w:val="TableGrid"/>
        <w:tblW w:w="0" w:type="auto"/>
        <w:tblLook w:val="04A0" w:firstRow="1" w:lastRow="0" w:firstColumn="1" w:lastColumn="0" w:noHBand="0" w:noVBand="1"/>
      </w:tblPr>
      <w:tblGrid>
        <w:gridCol w:w="1679"/>
        <w:gridCol w:w="1603"/>
        <w:gridCol w:w="2450"/>
        <w:gridCol w:w="1705"/>
        <w:gridCol w:w="2372"/>
      </w:tblGrid>
      <w:tr w:rsidR="00C31D81" w:rsidRPr="000523CF" w14:paraId="24840A01" w14:textId="77777777" w:rsidTr="00C31D81">
        <w:trPr>
          <w:trHeight w:val="251"/>
        </w:trPr>
        <w:tc>
          <w:tcPr>
            <w:tcW w:w="0" w:type="auto"/>
          </w:tcPr>
          <w:p w14:paraId="177DECAC" w14:textId="77777777" w:rsidR="00C31D81" w:rsidRPr="000523CF" w:rsidRDefault="00C31D81" w:rsidP="00C31D81">
            <w:pPr>
              <w:jc w:val="both"/>
              <w:rPr>
                <w:sz w:val="28"/>
                <w:szCs w:val="28"/>
              </w:rPr>
            </w:pPr>
            <w:r w:rsidRPr="000523CF">
              <w:rPr>
                <w:sz w:val="28"/>
                <w:szCs w:val="28"/>
              </w:rPr>
              <w:t xml:space="preserve">End of the period </w:t>
            </w:r>
          </w:p>
        </w:tc>
        <w:tc>
          <w:tcPr>
            <w:tcW w:w="0" w:type="auto"/>
          </w:tcPr>
          <w:p w14:paraId="54ED42D9" w14:textId="77777777" w:rsidR="00C31D81" w:rsidRPr="000523CF" w:rsidRDefault="00C31D81" w:rsidP="00C31D81">
            <w:pPr>
              <w:jc w:val="both"/>
              <w:rPr>
                <w:sz w:val="28"/>
                <w:szCs w:val="28"/>
              </w:rPr>
            </w:pPr>
            <w:r w:rsidRPr="000523CF">
              <w:rPr>
                <w:sz w:val="28"/>
                <w:szCs w:val="28"/>
              </w:rPr>
              <w:t>Net cash flow Rs</w:t>
            </w:r>
          </w:p>
        </w:tc>
        <w:tc>
          <w:tcPr>
            <w:tcW w:w="0" w:type="auto"/>
          </w:tcPr>
          <w:p w14:paraId="2D2A59CC" w14:textId="77777777" w:rsidR="00C31D81" w:rsidRPr="000523CF" w:rsidRDefault="00C31D81" w:rsidP="00C31D81">
            <w:pPr>
              <w:jc w:val="both"/>
              <w:rPr>
                <w:sz w:val="28"/>
                <w:szCs w:val="28"/>
                <w:vertAlign w:val="superscript"/>
              </w:rPr>
            </w:pPr>
            <w:r w:rsidRPr="000523CF">
              <w:rPr>
                <w:sz w:val="28"/>
                <w:szCs w:val="28"/>
              </w:rPr>
              <w:t>Present value factor 1/(1+</w:t>
            </w:r>
            <w:proofErr w:type="gramStart"/>
            <w:r w:rsidRPr="000523CF">
              <w:rPr>
                <w:sz w:val="28"/>
                <w:szCs w:val="28"/>
              </w:rPr>
              <w:t>i)</w:t>
            </w:r>
            <w:r w:rsidRPr="000523CF">
              <w:rPr>
                <w:sz w:val="28"/>
                <w:szCs w:val="28"/>
                <w:vertAlign w:val="superscript"/>
              </w:rPr>
              <w:t>n</w:t>
            </w:r>
            <w:proofErr w:type="gramEnd"/>
          </w:p>
        </w:tc>
        <w:tc>
          <w:tcPr>
            <w:tcW w:w="0" w:type="auto"/>
          </w:tcPr>
          <w:p w14:paraId="4CC3AE37" w14:textId="77777777" w:rsidR="00C31D81" w:rsidRPr="000523CF" w:rsidRDefault="00C31D81" w:rsidP="00C31D81">
            <w:pPr>
              <w:jc w:val="both"/>
              <w:rPr>
                <w:sz w:val="28"/>
                <w:szCs w:val="28"/>
              </w:rPr>
            </w:pPr>
            <w:r w:rsidRPr="000523CF">
              <w:rPr>
                <w:sz w:val="28"/>
                <w:szCs w:val="28"/>
              </w:rPr>
              <w:t xml:space="preserve">Factor x cash flow </w:t>
            </w:r>
          </w:p>
        </w:tc>
        <w:tc>
          <w:tcPr>
            <w:tcW w:w="0" w:type="auto"/>
          </w:tcPr>
          <w:p w14:paraId="09FF5C49" w14:textId="77777777" w:rsidR="00C31D81" w:rsidRPr="000523CF" w:rsidRDefault="00C31D81" w:rsidP="00C31D81">
            <w:pPr>
              <w:jc w:val="both"/>
              <w:rPr>
                <w:sz w:val="28"/>
                <w:szCs w:val="28"/>
              </w:rPr>
            </w:pPr>
            <w:r w:rsidRPr="000523CF">
              <w:rPr>
                <w:sz w:val="28"/>
                <w:szCs w:val="28"/>
              </w:rPr>
              <w:t xml:space="preserve">Accumulated cash flow </w:t>
            </w:r>
          </w:p>
        </w:tc>
      </w:tr>
      <w:tr w:rsidR="00C31D81" w:rsidRPr="000523CF" w14:paraId="084975E3" w14:textId="77777777" w:rsidTr="00C31D81">
        <w:trPr>
          <w:trHeight w:val="251"/>
        </w:trPr>
        <w:tc>
          <w:tcPr>
            <w:tcW w:w="0" w:type="auto"/>
          </w:tcPr>
          <w:p w14:paraId="788085A7" w14:textId="77777777" w:rsidR="00C31D81" w:rsidRPr="000523CF" w:rsidRDefault="00C31D81" w:rsidP="00C31D81">
            <w:pPr>
              <w:jc w:val="both"/>
              <w:rPr>
                <w:sz w:val="28"/>
                <w:szCs w:val="28"/>
              </w:rPr>
            </w:pPr>
            <w:r w:rsidRPr="000523CF">
              <w:rPr>
                <w:sz w:val="28"/>
                <w:szCs w:val="28"/>
              </w:rPr>
              <w:t>0</w:t>
            </w:r>
          </w:p>
        </w:tc>
        <w:tc>
          <w:tcPr>
            <w:tcW w:w="0" w:type="auto"/>
          </w:tcPr>
          <w:p w14:paraId="759447D5" w14:textId="77777777" w:rsidR="00C31D81" w:rsidRPr="000523CF" w:rsidRDefault="00C31D81" w:rsidP="00C31D81">
            <w:pPr>
              <w:jc w:val="both"/>
              <w:rPr>
                <w:sz w:val="28"/>
                <w:szCs w:val="28"/>
              </w:rPr>
            </w:pPr>
            <w:r w:rsidRPr="000523CF">
              <w:rPr>
                <w:sz w:val="28"/>
                <w:szCs w:val="28"/>
              </w:rPr>
              <w:t>-25000</w:t>
            </w:r>
          </w:p>
        </w:tc>
        <w:tc>
          <w:tcPr>
            <w:tcW w:w="0" w:type="auto"/>
          </w:tcPr>
          <w:p w14:paraId="5494B36F" w14:textId="77777777" w:rsidR="00C31D81" w:rsidRPr="000523CF" w:rsidRDefault="00C31D81" w:rsidP="00C31D81">
            <w:pPr>
              <w:jc w:val="both"/>
              <w:rPr>
                <w:sz w:val="28"/>
                <w:szCs w:val="28"/>
              </w:rPr>
            </w:pPr>
            <w:r w:rsidRPr="000523CF">
              <w:rPr>
                <w:sz w:val="28"/>
                <w:szCs w:val="28"/>
              </w:rPr>
              <w:t>1</w:t>
            </w:r>
          </w:p>
        </w:tc>
        <w:tc>
          <w:tcPr>
            <w:tcW w:w="0" w:type="auto"/>
          </w:tcPr>
          <w:p w14:paraId="67B4894E" w14:textId="77777777" w:rsidR="00C31D81" w:rsidRPr="000523CF" w:rsidRDefault="00C31D81" w:rsidP="00C31D81">
            <w:pPr>
              <w:jc w:val="both"/>
              <w:rPr>
                <w:sz w:val="28"/>
                <w:szCs w:val="28"/>
              </w:rPr>
            </w:pPr>
            <w:r w:rsidRPr="000523CF">
              <w:rPr>
                <w:sz w:val="28"/>
                <w:szCs w:val="28"/>
              </w:rPr>
              <w:t xml:space="preserve"> -25000</w:t>
            </w:r>
          </w:p>
        </w:tc>
        <w:tc>
          <w:tcPr>
            <w:tcW w:w="0" w:type="auto"/>
          </w:tcPr>
          <w:p w14:paraId="14046954" w14:textId="77777777" w:rsidR="00C31D81" w:rsidRPr="000523CF" w:rsidRDefault="00C31D81" w:rsidP="00C31D81">
            <w:pPr>
              <w:jc w:val="both"/>
              <w:rPr>
                <w:sz w:val="28"/>
                <w:szCs w:val="28"/>
              </w:rPr>
            </w:pPr>
            <w:r w:rsidRPr="000523CF">
              <w:rPr>
                <w:sz w:val="28"/>
                <w:szCs w:val="28"/>
              </w:rPr>
              <w:t>-25000</w:t>
            </w:r>
          </w:p>
        </w:tc>
      </w:tr>
      <w:tr w:rsidR="00C31D81" w:rsidRPr="000523CF" w14:paraId="729B2D21" w14:textId="77777777" w:rsidTr="00C31D81">
        <w:trPr>
          <w:trHeight w:val="251"/>
        </w:trPr>
        <w:tc>
          <w:tcPr>
            <w:tcW w:w="0" w:type="auto"/>
          </w:tcPr>
          <w:p w14:paraId="053C4C0D" w14:textId="77777777" w:rsidR="00C31D81" w:rsidRPr="000523CF" w:rsidRDefault="00C31D81" w:rsidP="00C31D81">
            <w:pPr>
              <w:jc w:val="both"/>
              <w:rPr>
                <w:sz w:val="28"/>
                <w:szCs w:val="28"/>
              </w:rPr>
            </w:pPr>
            <w:r w:rsidRPr="000523CF">
              <w:rPr>
                <w:sz w:val="28"/>
                <w:szCs w:val="28"/>
              </w:rPr>
              <w:t>1</w:t>
            </w:r>
          </w:p>
        </w:tc>
        <w:tc>
          <w:tcPr>
            <w:tcW w:w="0" w:type="auto"/>
          </w:tcPr>
          <w:p w14:paraId="753E463E" w14:textId="77777777" w:rsidR="00C31D81" w:rsidRPr="000523CF" w:rsidRDefault="00C31D81" w:rsidP="00C31D81">
            <w:pPr>
              <w:jc w:val="both"/>
              <w:rPr>
                <w:sz w:val="28"/>
                <w:szCs w:val="28"/>
              </w:rPr>
            </w:pPr>
            <w:r w:rsidRPr="000523CF">
              <w:rPr>
                <w:sz w:val="28"/>
                <w:szCs w:val="28"/>
              </w:rPr>
              <w:t>8000</w:t>
            </w:r>
          </w:p>
        </w:tc>
        <w:tc>
          <w:tcPr>
            <w:tcW w:w="0" w:type="auto"/>
          </w:tcPr>
          <w:p w14:paraId="7119A937" w14:textId="77777777" w:rsidR="00C31D81" w:rsidRPr="000523CF" w:rsidRDefault="00C31D81" w:rsidP="00C31D81">
            <w:pPr>
              <w:jc w:val="both"/>
              <w:rPr>
                <w:sz w:val="28"/>
                <w:szCs w:val="28"/>
              </w:rPr>
            </w:pPr>
            <w:r w:rsidRPr="000523CF">
              <w:rPr>
                <w:sz w:val="28"/>
                <w:szCs w:val="28"/>
              </w:rPr>
              <w:t>0.8333</w:t>
            </w:r>
          </w:p>
        </w:tc>
        <w:tc>
          <w:tcPr>
            <w:tcW w:w="0" w:type="auto"/>
          </w:tcPr>
          <w:p w14:paraId="007D8404" w14:textId="77777777" w:rsidR="00C31D81" w:rsidRPr="000523CF" w:rsidRDefault="00C31D81" w:rsidP="00C31D81">
            <w:pPr>
              <w:jc w:val="both"/>
              <w:rPr>
                <w:sz w:val="28"/>
                <w:szCs w:val="28"/>
              </w:rPr>
            </w:pPr>
            <w:r w:rsidRPr="000523CF">
              <w:rPr>
                <w:sz w:val="28"/>
                <w:szCs w:val="28"/>
              </w:rPr>
              <w:t>6667</w:t>
            </w:r>
          </w:p>
        </w:tc>
        <w:tc>
          <w:tcPr>
            <w:tcW w:w="0" w:type="auto"/>
          </w:tcPr>
          <w:p w14:paraId="6A3E499E" w14:textId="77777777" w:rsidR="00C31D81" w:rsidRPr="000523CF" w:rsidRDefault="00C31D81" w:rsidP="00C31D81">
            <w:pPr>
              <w:jc w:val="both"/>
              <w:rPr>
                <w:sz w:val="28"/>
                <w:szCs w:val="28"/>
              </w:rPr>
            </w:pPr>
            <w:r w:rsidRPr="000523CF">
              <w:rPr>
                <w:sz w:val="28"/>
                <w:szCs w:val="28"/>
              </w:rPr>
              <w:t>-18333</w:t>
            </w:r>
          </w:p>
        </w:tc>
      </w:tr>
      <w:tr w:rsidR="00C31D81" w:rsidRPr="000523CF" w14:paraId="318EF96F" w14:textId="77777777" w:rsidTr="00C31D81">
        <w:trPr>
          <w:trHeight w:val="251"/>
        </w:trPr>
        <w:tc>
          <w:tcPr>
            <w:tcW w:w="0" w:type="auto"/>
          </w:tcPr>
          <w:p w14:paraId="461F4486" w14:textId="77777777" w:rsidR="00C31D81" w:rsidRPr="000523CF" w:rsidRDefault="00C31D81" w:rsidP="00C31D81">
            <w:pPr>
              <w:jc w:val="both"/>
              <w:rPr>
                <w:sz w:val="28"/>
                <w:szCs w:val="28"/>
              </w:rPr>
            </w:pPr>
            <w:r w:rsidRPr="000523CF">
              <w:rPr>
                <w:sz w:val="28"/>
                <w:szCs w:val="28"/>
              </w:rPr>
              <w:t>2</w:t>
            </w:r>
          </w:p>
        </w:tc>
        <w:tc>
          <w:tcPr>
            <w:tcW w:w="0" w:type="auto"/>
          </w:tcPr>
          <w:p w14:paraId="38949422" w14:textId="77777777" w:rsidR="00C31D81" w:rsidRPr="000523CF" w:rsidRDefault="00C31D81" w:rsidP="00C31D81">
            <w:pPr>
              <w:jc w:val="both"/>
              <w:rPr>
                <w:sz w:val="28"/>
                <w:szCs w:val="28"/>
              </w:rPr>
            </w:pPr>
            <w:r w:rsidRPr="000523CF">
              <w:rPr>
                <w:sz w:val="28"/>
                <w:szCs w:val="28"/>
              </w:rPr>
              <w:t>8000</w:t>
            </w:r>
          </w:p>
        </w:tc>
        <w:tc>
          <w:tcPr>
            <w:tcW w:w="0" w:type="auto"/>
          </w:tcPr>
          <w:p w14:paraId="3703B2D2" w14:textId="77777777" w:rsidR="00C31D81" w:rsidRPr="000523CF" w:rsidRDefault="00C31D81" w:rsidP="00C31D81">
            <w:pPr>
              <w:jc w:val="both"/>
              <w:rPr>
                <w:sz w:val="28"/>
                <w:szCs w:val="28"/>
              </w:rPr>
            </w:pPr>
            <w:r w:rsidRPr="000523CF">
              <w:rPr>
                <w:sz w:val="28"/>
                <w:szCs w:val="28"/>
              </w:rPr>
              <w:t>0.6944</w:t>
            </w:r>
          </w:p>
        </w:tc>
        <w:tc>
          <w:tcPr>
            <w:tcW w:w="0" w:type="auto"/>
          </w:tcPr>
          <w:p w14:paraId="23EFED4B" w14:textId="77777777" w:rsidR="00C31D81" w:rsidRPr="000523CF" w:rsidRDefault="00C31D81" w:rsidP="00C31D81">
            <w:pPr>
              <w:jc w:val="both"/>
              <w:rPr>
                <w:sz w:val="28"/>
                <w:szCs w:val="28"/>
              </w:rPr>
            </w:pPr>
            <w:r w:rsidRPr="000523CF">
              <w:rPr>
                <w:sz w:val="28"/>
                <w:szCs w:val="28"/>
              </w:rPr>
              <w:t>5556</w:t>
            </w:r>
          </w:p>
        </w:tc>
        <w:tc>
          <w:tcPr>
            <w:tcW w:w="0" w:type="auto"/>
          </w:tcPr>
          <w:p w14:paraId="466F2944" w14:textId="77777777" w:rsidR="00C31D81" w:rsidRPr="000523CF" w:rsidRDefault="00C31D81" w:rsidP="00C31D81">
            <w:pPr>
              <w:jc w:val="both"/>
              <w:rPr>
                <w:sz w:val="28"/>
                <w:szCs w:val="28"/>
              </w:rPr>
            </w:pPr>
            <w:r w:rsidRPr="000523CF">
              <w:rPr>
                <w:sz w:val="28"/>
                <w:szCs w:val="28"/>
              </w:rPr>
              <w:t>-12777</w:t>
            </w:r>
          </w:p>
        </w:tc>
      </w:tr>
      <w:tr w:rsidR="00C31D81" w:rsidRPr="000523CF" w14:paraId="53537135" w14:textId="77777777" w:rsidTr="00C31D81">
        <w:trPr>
          <w:trHeight w:val="251"/>
        </w:trPr>
        <w:tc>
          <w:tcPr>
            <w:tcW w:w="0" w:type="auto"/>
          </w:tcPr>
          <w:p w14:paraId="5503E819" w14:textId="77777777" w:rsidR="00C31D81" w:rsidRPr="000523CF" w:rsidRDefault="00C31D81" w:rsidP="00C31D81">
            <w:pPr>
              <w:jc w:val="both"/>
              <w:rPr>
                <w:sz w:val="28"/>
                <w:szCs w:val="28"/>
              </w:rPr>
            </w:pPr>
            <w:r w:rsidRPr="000523CF">
              <w:rPr>
                <w:sz w:val="28"/>
                <w:szCs w:val="28"/>
              </w:rPr>
              <w:t>3</w:t>
            </w:r>
          </w:p>
        </w:tc>
        <w:tc>
          <w:tcPr>
            <w:tcW w:w="0" w:type="auto"/>
          </w:tcPr>
          <w:p w14:paraId="11EBD995" w14:textId="77777777" w:rsidR="00C31D81" w:rsidRPr="000523CF" w:rsidRDefault="00C31D81" w:rsidP="00C31D81">
            <w:pPr>
              <w:jc w:val="both"/>
              <w:rPr>
                <w:sz w:val="28"/>
                <w:szCs w:val="28"/>
              </w:rPr>
            </w:pPr>
            <w:r w:rsidRPr="000523CF">
              <w:rPr>
                <w:sz w:val="28"/>
                <w:szCs w:val="28"/>
              </w:rPr>
              <w:t>8000</w:t>
            </w:r>
          </w:p>
        </w:tc>
        <w:tc>
          <w:tcPr>
            <w:tcW w:w="0" w:type="auto"/>
          </w:tcPr>
          <w:p w14:paraId="2006DC15" w14:textId="77777777" w:rsidR="00C31D81" w:rsidRPr="000523CF" w:rsidRDefault="00C31D81" w:rsidP="00C31D81">
            <w:pPr>
              <w:jc w:val="both"/>
              <w:rPr>
                <w:sz w:val="28"/>
                <w:szCs w:val="28"/>
              </w:rPr>
            </w:pPr>
            <w:r w:rsidRPr="000523CF">
              <w:rPr>
                <w:sz w:val="28"/>
                <w:szCs w:val="28"/>
              </w:rPr>
              <w:t>0.5787</w:t>
            </w:r>
          </w:p>
        </w:tc>
        <w:tc>
          <w:tcPr>
            <w:tcW w:w="0" w:type="auto"/>
          </w:tcPr>
          <w:p w14:paraId="4235D8E3" w14:textId="77777777" w:rsidR="00C31D81" w:rsidRPr="000523CF" w:rsidRDefault="00C31D81" w:rsidP="00C31D81">
            <w:pPr>
              <w:jc w:val="both"/>
              <w:rPr>
                <w:sz w:val="28"/>
                <w:szCs w:val="28"/>
              </w:rPr>
            </w:pPr>
            <w:r w:rsidRPr="000523CF">
              <w:rPr>
                <w:sz w:val="28"/>
                <w:szCs w:val="28"/>
              </w:rPr>
              <w:t>4630</w:t>
            </w:r>
          </w:p>
        </w:tc>
        <w:tc>
          <w:tcPr>
            <w:tcW w:w="0" w:type="auto"/>
          </w:tcPr>
          <w:p w14:paraId="26CE4C57" w14:textId="77777777" w:rsidR="00C31D81" w:rsidRPr="000523CF" w:rsidRDefault="00C31D81" w:rsidP="00C31D81">
            <w:pPr>
              <w:jc w:val="both"/>
              <w:rPr>
                <w:sz w:val="28"/>
                <w:szCs w:val="28"/>
              </w:rPr>
            </w:pPr>
            <w:r w:rsidRPr="000523CF">
              <w:rPr>
                <w:sz w:val="28"/>
                <w:szCs w:val="28"/>
              </w:rPr>
              <w:t>-8147</w:t>
            </w:r>
          </w:p>
        </w:tc>
      </w:tr>
      <w:tr w:rsidR="00C31D81" w:rsidRPr="000523CF" w14:paraId="5B5A7D08" w14:textId="77777777" w:rsidTr="00C31D81">
        <w:trPr>
          <w:trHeight w:val="251"/>
        </w:trPr>
        <w:tc>
          <w:tcPr>
            <w:tcW w:w="0" w:type="auto"/>
          </w:tcPr>
          <w:p w14:paraId="432AE2A8" w14:textId="77777777" w:rsidR="00C31D81" w:rsidRPr="000523CF" w:rsidRDefault="00C31D81" w:rsidP="00C31D81">
            <w:pPr>
              <w:jc w:val="both"/>
              <w:rPr>
                <w:sz w:val="28"/>
                <w:szCs w:val="28"/>
              </w:rPr>
            </w:pPr>
            <w:r w:rsidRPr="000523CF">
              <w:rPr>
                <w:sz w:val="28"/>
                <w:szCs w:val="28"/>
              </w:rPr>
              <w:t>4</w:t>
            </w:r>
          </w:p>
        </w:tc>
        <w:tc>
          <w:tcPr>
            <w:tcW w:w="0" w:type="auto"/>
          </w:tcPr>
          <w:p w14:paraId="5F463027" w14:textId="77777777" w:rsidR="00C31D81" w:rsidRPr="000523CF" w:rsidRDefault="00C31D81" w:rsidP="00C31D81">
            <w:pPr>
              <w:jc w:val="both"/>
              <w:rPr>
                <w:sz w:val="28"/>
                <w:szCs w:val="28"/>
              </w:rPr>
            </w:pPr>
            <w:r w:rsidRPr="000523CF">
              <w:rPr>
                <w:sz w:val="28"/>
                <w:szCs w:val="28"/>
              </w:rPr>
              <w:t>8000</w:t>
            </w:r>
          </w:p>
        </w:tc>
        <w:tc>
          <w:tcPr>
            <w:tcW w:w="0" w:type="auto"/>
          </w:tcPr>
          <w:p w14:paraId="22B2424E" w14:textId="77777777" w:rsidR="00C31D81" w:rsidRPr="000523CF" w:rsidRDefault="00C31D81" w:rsidP="00C31D81">
            <w:pPr>
              <w:jc w:val="both"/>
              <w:rPr>
                <w:sz w:val="28"/>
                <w:szCs w:val="28"/>
              </w:rPr>
            </w:pPr>
            <w:r w:rsidRPr="000523CF">
              <w:rPr>
                <w:sz w:val="28"/>
                <w:szCs w:val="28"/>
              </w:rPr>
              <w:t>0.4823</w:t>
            </w:r>
          </w:p>
        </w:tc>
        <w:tc>
          <w:tcPr>
            <w:tcW w:w="0" w:type="auto"/>
          </w:tcPr>
          <w:p w14:paraId="2BA660A9" w14:textId="77777777" w:rsidR="00C31D81" w:rsidRPr="000523CF" w:rsidRDefault="00C31D81" w:rsidP="00C31D81">
            <w:pPr>
              <w:jc w:val="both"/>
              <w:rPr>
                <w:sz w:val="28"/>
                <w:szCs w:val="28"/>
              </w:rPr>
            </w:pPr>
            <w:r w:rsidRPr="000523CF">
              <w:rPr>
                <w:sz w:val="28"/>
                <w:szCs w:val="28"/>
              </w:rPr>
              <w:t>3858</w:t>
            </w:r>
          </w:p>
        </w:tc>
        <w:tc>
          <w:tcPr>
            <w:tcW w:w="0" w:type="auto"/>
          </w:tcPr>
          <w:p w14:paraId="28D70152" w14:textId="77777777" w:rsidR="00C31D81" w:rsidRPr="000523CF" w:rsidRDefault="00C31D81" w:rsidP="00C31D81">
            <w:pPr>
              <w:jc w:val="both"/>
              <w:rPr>
                <w:sz w:val="28"/>
                <w:szCs w:val="28"/>
              </w:rPr>
            </w:pPr>
            <w:r w:rsidRPr="000523CF">
              <w:rPr>
                <w:sz w:val="28"/>
                <w:szCs w:val="28"/>
              </w:rPr>
              <w:t>-4289</w:t>
            </w:r>
          </w:p>
        </w:tc>
      </w:tr>
      <w:tr w:rsidR="00C31D81" w:rsidRPr="000523CF" w14:paraId="2BED608E" w14:textId="77777777" w:rsidTr="00C31D81">
        <w:trPr>
          <w:trHeight w:val="264"/>
        </w:trPr>
        <w:tc>
          <w:tcPr>
            <w:tcW w:w="0" w:type="auto"/>
          </w:tcPr>
          <w:p w14:paraId="397B785E" w14:textId="77777777" w:rsidR="00C31D81" w:rsidRPr="000523CF" w:rsidRDefault="00C31D81" w:rsidP="00C31D81">
            <w:pPr>
              <w:jc w:val="both"/>
              <w:rPr>
                <w:sz w:val="28"/>
                <w:szCs w:val="28"/>
              </w:rPr>
            </w:pPr>
            <w:r w:rsidRPr="000523CF">
              <w:rPr>
                <w:sz w:val="28"/>
                <w:szCs w:val="28"/>
              </w:rPr>
              <w:t>5</w:t>
            </w:r>
          </w:p>
        </w:tc>
        <w:tc>
          <w:tcPr>
            <w:tcW w:w="0" w:type="auto"/>
          </w:tcPr>
          <w:p w14:paraId="50C58D88" w14:textId="77777777" w:rsidR="00C31D81" w:rsidRPr="000523CF" w:rsidRDefault="00C31D81" w:rsidP="00C31D81">
            <w:pPr>
              <w:jc w:val="both"/>
              <w:rPr>
                <w:sz w:val="28"/>
                <w:szCs w:val="28"/>
              </w:rPr>
            </w:pPr>
            <w:r w:rsidRPr="000523CF">
              <w:rPr>
                <w:sz w:val="28"/>
                <w:szCs w:val="28"/>
              </w:rPr>
              <w:t>13000</w:t>
            </w:r>
          </w:p>
        </w:tc>
        <w:tc>
          <w:tcPr>
            <w:tcW w:w="0" w:type="auto"/>
          </w:tcPr>
          <w:p w14:paraId="45D37D03" w14:textId="77777777" w:rsidR="00C31D81" w:rsidRPr="000523CF" w:rsidRDefault="00C31D81" w:rsidP="00C31D81">
            <w:pPr>
              <w:jc w:val="both"/>
              <w:rPr>
                <w:sz w:val="28"/>
                <w:szCs w:val="28"/>
              </w:rPr>
            </w:pPr>
            <w:r w:rsidRPr="000523CF">
              <w:rPr>
                <w:sz w:val="28"/>
                <w:szCs w:val="28"/>
              </w:rPr>
              <w:t>0.4019</w:t>
            </w:r>
          </w:p>
        </w:tc>
        <w:tc>
          <w:tcPr>
            <w:tcW w:w="0" w:type="auto"/>
          </w:tcPr>
          <w:p w14:paraId="5D6FB76D" w14:textId="77777777" w:rsidR="00C31D81" w:rsidRPr="000523CF" w:rsidRDefault="00C31D81" w:rsidP="00C31D81">
            <w:pPr>
              <w:jc w:val="both"/>
              <w:rPr>
                <w:sz w:val="28"/>
                <w:szCs w:val="28"/>
              </w:rPr>
            </w:pPr>
            <w:r w:rsidRPr="000523CF">
              <w:rPr>
                <w:sz w:val="28"/>
                <w:szCs w:val="28"/>
              </w:rPr>
              <w:t>5224</w:t>
            </w:r>
          </w:p>
        </w:tc>
        <w:tc>
          <w:tcPr>
            <w:tcW w:w="0" w:type="auto"/>
          </w:tcPr>
          <w:p w14:paraId="21DCBA8C" w14:textId="77777777" w:rsidR="00C31D81" w:rsidRPr="000523CF" w:rsidRDefault="00C31D81" w:rsidP="00C31D81">
            <w:pPr>
              <w:jc w:val="both"/>
              <w:rPr>
                <w:sz w:val="28"/>
                <w:szCs w:val="28"/>
              </w:rPr>
            </w:pPr>
            <w:r w:rsidRPr="000523CF">
              <w:rPr>
                <w:sz w:val="28"/>
                <w:szCs w:val="28"/>
              </w:rPr>
              <w:t>-935</w:t>
            </w:r>
          </w:p>
        </w:tc>
      </w:tr>
    </w:tbl>
    <w:p w14:paraId="4C9DFD4E" w14:textId="77777777" w:rsidR="00EE28F3" w:rsidRPr="000523CF" w:rsidRDefault="00C31D81" w:rsidP="00EE28F3">
      <w:pPr>
        <w:pStyle w:val="NoSpacing"/>
        <w:rPr>
          <w:noProof/>
          <w:sz w:val="28"/>
          <w:szCs w:val="28"/>
        </w:rPr>
      </w:pPr>
      <w:r w:rsidRPr="000523CF">
        <w:rPr>
          <w:noProof/>
          <w:sz w:val="28"/>
          <w:szCs w:val="28"/>
        </w:rPr>
        <w:t>Here the accumulated cash flow turns to positve in pe</w:t>
      </w:r>
      <w:r w:rsidR="00EE28F3" w:rsidRPr="000523CF">
        <w:rPr>
          <w:noProof/>
          <w:sz w:val="28"/>
          <w:szCs w:val="28"/>
        </w:rPr>
        <w:t xml:space="preserve">riod 5. Therefore, payback period  lies between period </w:t>
      </w:r>
      <w:r w:rsidRPr="000523CF">
        <w:rPr>
          <w:noProof/>
          <w:sz w:val="28"/>
          <w:szCs w:val="28"/>
        </w:rPr>
        <w:t xml:space="preserve"> 4 and </w:t>
      </w:r>
      <w:r w:rsidR="00EE28F3" w:rsidRPr="000523CF">
        <w:rPr>
          <w:noProof/>
          <w:sz w:val="28"/>
          <w:szCs w:val="28"/>
        </w:rPr>
        <w:t xml:space="preserve">5. </w:t>
      </w:r>
    </w:p>
    <w:p w14:paraId="640B6B61" w14:textId="77777777" w:rsidR="00EE28F3" w:rsidRPr="000523CF" w:rsidRDefault="00EE28F3" w:rsidP="00EE28F3">
      <w:pPr>
        <w:pStyle w:val="NoSpacing"/>
        <w:rPr>
          <w:noProof/>
          <w:sz w:val="28"/>
          <w:szCs w:val="28"/>
        </w:rPr>
      </w:pPr>
      <w:r w:rsidRPr="000523CF">
        <w:rPr>
          <w:noProof/>
          <w:sz w:val="28"/>
          <w:szCs w:val="28"/>
        </w:rPr>
        <w:t xml:space="preserve">By interpollating, we get the required payback period </w:t>
      </w:r>
    </w:p>
    <w:p w14:paraId="25236479" w14:textId="77777777" w:rsidR="00EE28F3" w:rsidRPr="000523CF" w:rsidRDefault="00EE28F3" w:rsidP="00EE28F3">
      <w:pPr>
        <w:pStyle w:val="NoSpacing"/>
        <w:rPr>
          <w:noProof/>
          <w:sz w:val="28"/>
          <w:szCs w:val="28"/>
        </w:rPr>
      </w:pPr>
      <w:r w:rsidRPr="000523CF">
        <w:rPr>
          <w:noProof/>
          <w:sz w:val="28"/>
          <w:szCs w:val="28"/>
        </w:rPr>
        <w:t xml:space="preserve">= 4+ (4289/5.224) </w:t>
      </w:r>
    </w:p>
    <w:p w14:paraId="59D22F93" w14:textId="77777777" w:rsidR="00EE28F3" w:rsidRPr="000523CF" w:rsidRDefault="00EE28F3" w:rsidP="00EE28F3">
      <w:pPr>
        <w:pStyle w:val="NoSpacing"/>
        <w:rPr>
          <w:noProof/>
          <w:sz w:val="28"/>
          <w:szCs w:val="28"/>
        </w:rPr>
      </w:pPr>
      <w:r w:rsidRPr="000523CF">
        <w:rPr>
          <w:noProof/>
          <w:sz w:val="28"/>
          <w:szCs w:val="28"/>
        </w:rPr>
        <w:t xml:space="preserve">= 4.82 periods. </w:t>
      </w:r>
    </w:p>
    <w:p w14:paraId="6F780E64" w14:textId="77777777" w:rsidR="009E44CC" w:rsidRPr="000523CF" w:rsidRDefault="00EE28F3" w:rsidP="008D713C">
      <w:pPr>
        <w:pStyle w:val="NoSpacing"/>
        <w:numPr>
          <w:ilvl w:val="0"/>
          <w:numId w:val="13"/>
        </w:numPr>
        <w:rPr>
          <w:noProof/>
          <w:sz w:val="28"/>
          <w:szCs w:val="28"/>
        </w:rPr>
      </w:pPr>
      <w:r w:rsidRPr="000523CF">
        <w:rPr>
          <w:noProof/>
          <w:sz w:val="28"/>
          <w:szCs w:val="28"/>
        </w:rPr>
        <w:t xml:space="preserve"> Pu 2017: spring </w:t>
      </w:r>
      <w:r w:rsidR="008D713C" w:rsidRPr="000523CF">
        <w:rPr>
          <w:noProof/>
          <w:sz w:val="28"/>
          <w:szCs w:val="28"/>
        </w:rPr>
        <w:t xml:space="preserve">           8marks </w:t>
      </w:r>
    </w:p>
    <w:p w14:paraId="6BCCF30F" w14:textId="77777777" w:rsidR="00EE28F3" w:rsidRPr="000523CF" w:rsidRDefault="00EE28F3" w:rsidP="00EE28F3">
      <w:pPr>
        <w:pStyle w:val="NoSpacing"/>
        <w:rPr>
          <w:noProof/>
          <w:sz w:val="28"/>
          <w:szCs w:val="28"/>
        </w:rPr>
      </w:pPr>
      <w:r w:rsidRPr="000523CF">
        <w:rPr>
          <w:noProof/>
          <w:sz w:val="28"/>
          <w:szCs w:val="28"/>
        </w:rPr>
        <w:t xml:space="preserve">Find IRR and unrecovered value </w:t>
      </w:r>
    </w:p>
    <w:p w14:paraId="30957379" w14:textId="77777777" w:rsidR="00EE28F3" w:rsidRPr="000523CF" w:rsidRDefault="00EE28F3" w:rsidP="00EE28F3">
      <w:pPr>
        <w:pStyle w:val="NoSpacing"/>
        <w:rPr>
          <w:noProof/>
          <w:sz w:val="28"/>
          <w:szCs w:val="28"/>
        </w:rPr>
      </w:pPr>
      <w:r w:rsidRPr="000523CF">
        <w:rPr>
          <w:noProof/>
          <w:sz w:val="28"/>
          <w:szCs w:val="28"/>
        </w:rPr>
        <w:t>Investment Rs 250000</w:t>
      </w:r>
    </w:p>
    <w:p w14:paraId="707BA785" w14:textId="77777777" w:rsidR="00EE28F3" w:rsidRPr="000523CF" w:rsidRDefault="00EE28F3" w:rsidP="00EE28F3">
      <w:pPr>
        <w:pStyle w:val="NoSpacing"/>
        <w:rPr>
          <w:noProof/>
          <w:sz w:val="28"/>
          <w:szCs w:val="28"/>
        </w:rPr>
      </w:pPr>
      <w:r w:rsidRPr="000523CF">
        <w:rPr>
          <w:noProof/>
          <w:sz w:val="28"/>
          <w:szCs w:val="28"/>
        </w:rPr>
        <w:t>Net annual revenue = RS 70000</w:t>
      </w:r>
    </w:p>
    <w:p w14:paraId="52D68CDB" w14:textId="77777777" w:rsidR="00EE28F3" w:rsidRPr="000523CF" w:rsidRDefault="00EE28F3" w:rsidP="00EE28F3">
      <w:pPr>
        <w:pStyle w:val="NoSpacing"/>
        <w:rPr>
          <w:noProof/>
          <w:sz w:val="28"/>
          <w:szCs w:val="28"/>
        </w:rPr>
      </w:pPr>
      <w:r w:rsidRPr="000523CF">
        <w:rPr>
          <w:noProof/>
          <w:sz w:val="28"/>
          <w:szCs w:val="28"/>
        </w:rPr>
        <w:t>Salvage value   = Rs 50000</w:t>
      </w:r>
    </w:p>
    <w:p w14:paraId="0BE68AFF" w14:textId="77777777" w:rsidR="00EE28F3" w:rsidRPr="000523CF" w:rsidRDefault="00EE28F3" w:rsidP="00EE28F3">
      <w:pPr>
        <w:pStyle w:val="NoSpacing"/>
        <w:rPr>
          <w:noProof/>
          <w:sz w:val="28"/>
          <w:szCs w:val="28"/>
        </w:rPr>
      </w:pPr>
      <w:r w:rsidRPr="000523CF">
        <w:rPr>
          <w:noProof/>
          <w:sz w:val="28"/>
          <w:szCs w:val="28"/>
        </w:rPr>
        <w:t xml:space="preserve">Numbers of years = 5 years </w:t>
      </w:r>
      <w:r w:rsidR="008D713C" w:rsidRPr="000523CF">
        <w:rPr>
          <w:noProof/>
          <w:sz w:val="28"/>
          <w:szCs w:val="28"/>
        </w:rPr>
        <w:t xml:space="preserve"> </w:t>
      </w:r>
    </w:p>
    <w:p w14:paraId="266F1F85" w14:textId="77777777" w:rsidR="008D713C" w:rsidRDefault="008D713C" w:rsidP="008D713C">
      <w:pPr>
        <w:pStyle w:val="NoSpacing"/>
        <w:rPr>
          <w:noProof/>
          <w:sz w:val="28"/>
          <w:szCs w:val="28"/>
        </w:rPr>
      </w:pPr>
    </w:p>
    <w:p w14:paraId="55735449" w14:textId="77777777" w:rsidR="00E015E5" w:rsidRPr="000523CF" w:rsidRDefault="00E015E5" w:rsidP="008D713C">
      <w:pPr>
        <w:pStyle w:val="NoSpacing"/>
        <w:rPr>
          <w:noProof/>
          <w:sz w:val="28"/>
          <w:szCs w:val="28"/>
        </w:rPr>
      </w:pPr>
    </w:p>
    <w:p w14:paraId="101904B7" w14:textId="77777777" w:rsidR="009E44CC" w:rsidRPr="000523CF" w:rsidRDefault="00EE28F3" w:rsidP="008D713C">
      <w:pPr>
        <w:pStyle w:val="NoSpacing"/>
        <w:numPr>
          <w:ilvl w:val="0"/>
          <w:numId w:val="13"/>
        </w:numPr>
        <w:rPr>
          <w:noProof/>
          <w:sz w:val="28"/>
          <w:szCs w:val="28"/>
        </w:rPr>
      </w:pPr>
      <w:r w:rsidRPr="000523CF">
        <w:rPr>
          <w:noProof/>
          <w:sz w:val="28"/>
          <w:szCs w:val="28"/>
        </w:rPr>
        <w:lastRenderedPageBreak/>
        <w:t xml:space="preserve">Pu 2017 spring </w:t>
      </w:r>
      <w:r w:rsidR="008D713C" w:rsidRPr="000523CF">
        <w:rPr>
          <w:noProof/>
          <w:sz w:val="28"/>
          <w:szCs w:val="28"/>
        </w:rPr>
        <w:t xml:space="preserve">              5+2 marks </w:t>
      </w:r>
    </w:p>
    <w:p w14:paraId="2AD69A54" w14:textId="77777777" w:rsidR="00EE28F3" w:rsidRPr="000523CF" w:rsidRDefault="00EE28F3" w:rsidP="008D713C">
      <w:pPr>
        <w:pStyle w:val="NoSpacing"/>
        <w:rPr>
          <w:noProof/>
          <w:sz w:val="28"/>
          <w:szCs w:val="28"/>
        </w:rPr>
      </w:pPr>
      <w:r w:rsidRPr="000523CF">
        <w:rPr>
          <w:noProof/>
          <w:sz w:val="28"/>
          <w:szCs w:val="28"/>
        </w:rPr>
        <w:t xml:space="preserve">A project has the following cash flows </w:t>
      </w:r>
    </w:p>
    <w:tbl>
      <w:tblPr>
        <w:tblStyle w:val="TableGrid"/>
        <w:tblW w:w="0" w:type="auto"/>
        <w:tblLook w:val="04A0" w:firstRow="1" w:lastRow="0" w:firstColumn="1" w:lastColumn="0" w:noHBand="0" w:noVBand="1"/>
      </w:tblPr>
      <w:tblGrid>
        <w:gridCol w:w="852"/>
        <w:gridCol w:w="1741"/>
      </w:tblGrid>
      <w:tr w:rsidR="00EE28F3" w:rsidRPr="000523CF" w14:paraId="573B289F" w14:textId="77777777" w:rsidTr="00EE28F3">
        <w:tc>
          <w:tcPr>
            <w:tcW w:w="0" w:type="auto"/>
          </w:tcPr>
          <w:p w14:paraId="05EB44B0" w14:textId="77777777" w:rsidR="00EE28F3" w:rsidRPr="000523CF" w:rsidRDefault="00EE28F3" w:rsidP="005A0172">
            <w:pPr>
              <w:jc w:val="both"/>
              <w:rPr>
                <w:b/>
                <w:noProof/>
                <w:sz w:val="28"/>
                <w:szCs w:val="28"/>
              </w:rPr>
            </w:pPr>
            <w:r w:rsidRPr="000523CF">
              <w:rPr>
                <w:b/>
                <w:noProof/>
                <w:sz w:val="28"/>
                <w:szCs w:val="28"/>
              </w:rPr>
              <w:t xml:space="preserve">Years </w:t>
            </w:r>
          </w:p>
        </w:tc>
        <w:tc>
          <w:tcPr>
            <w:tcW w:w="0" w:type="auto"/>
          </w:tcPr>
          <w:p w14:paraId="2DB6C1F2" w14:textId="77777777" w:rsidR="00EE28F3" w:rsidRPr="000523CF" w:rsidRDefault="00EE28F3" w:rsidP="005A0172">
            <w:pPr>
              <w:jc w:val="both"/>
              <w:rPr>
                <w:b/>
                <w:noProof/>
                <w:sz w:val="28"/>
                <w:szCs w:val="28"/>
              </w:rPr>
            </w:pPr>
            <w:r w:rsidRPr="000523CF">
              <w:rPr>
                <w:b/>
                <w:noProof/>
                <w:sz w:val="28"/>
                <w:szCs w:val="28"/>
              </w:rPr>
              <w:t xml:space="preserve"> Cash flow Rs </w:t>
            </w:r>
          </w:p>
        </w:tc>
      </w:tr>
      <w:tr w:rsidR="00EE28F3" w:rsidRPr="000523CF" w14:paraId="2B2B584D" w14:textId="77777777" w:rsidTr="00EE28F3">
        <w:tc>
          <w:tcPr>
            <w:tcW w:w="0" w:type="auto"/>
          </w:tcPr>
          <w:p w14:paraId="13922F16" w14:textId="77777777" w:rsidR="00EE28F3" w:rsidRPr="000523CF" w:rsidRDefault="00EE28F3" w:rsidP="005A0172">
            <w:pPr>
              <w:jc w:val="both"/>
              <w:rPr>
                <w:noProof/>
                <w:sz w:val="28"/>
                <w:szCs w:val="28"/>
              </w:rPr>
            </w:pPr>
            <w:r w:rsidRPr="000523CF">
              <w:rPr>
                <w:noProof/>
                <w:sz w:val="28"/>
                <w:szCs w:val="28"/>
              </w:rPr>
              <w:t>0</w:t>
            </w:r>
          </w:p>
        </w:tc>
        <w:tc>
          <w:tcPr>
            <w:tcW w:w="0" w:type="auto"/>
          </w:tcPr>
          <w:p w14:paraId="6A2511DE" w14:textId="77777777" w:rsidR="00EE28F3" w:rsidRPr="000523CF" w:rsidRDefault="00EE28F3" w:rsidP="005A0172">
            <w:pPr>
              <w:jc w:val="both"/>
              <w:rPr>
                <w:noProof/>
                <w:sz w:val="28"/>
                <w:szCs w:val="28"/>
              </w:rPr>
            </w:pPr>
            <w:r w:rsidRPr="000523CF">
              <w:rPr>
                <w:noProof/>
                <w:sz w:val="28"/>
                <w:szCs w:val="28"/>
              </w:rPr>
              <w:t>-500</w:t>
            </w:r>
          </w:p>
        </w:tc>
      </w:tr>
      <w:tr w:rsidR="00EE28F3" w:rsidRPr="000523CF" w14:paraId="48FFEFB7" w14:textId="77777777" w:rsidTr="00EE28F3">
        <w:tc>
          <w:tcPr>
            <w:tcW w:w="0" w:type="auto"/>
          </w:tcPr>
          <w:p w14:paraId="38E755F8" w14:textId="77777777" w:rsidR="00EE28F3" w:rsidRPr="000523CF" w:rsidRDefault="00EE28F3" w:rsidP="005A0172">
            <w:pPr>
              <w:jc w:val="both"/>
              <w:rPr>
                <w:noProof/>
                <w:sz w:val="28"/>
                <w:szCs w:val="28"/>
              </w:rPr>
            </w:pPr>
            <w:r w:rsidRPr="000523CF">
              <w:rPr>
                <w:noProof/>
                <w:sz w:val="28"/>
                <w:szCs w:val="28"/>
              </w:rPr>
              <w:t>1</w:t>
            </w:r>
          </w:p>
        </w:tc>
        <w:tc>
          <w:tcPr>
            <w:tcW w:w="0" w:type="auto"/>
          </w:tcPr>
          <w:p w14:paraId="1DD9D653" w14:textId="77777777" w:rsidR="00EE28F3" w:rsidRPr="000523CF" w:rsidRDefault="00EE28F3" w:rsidP="005A0172">
            <w:pPr>
              <w:jc w:val="both"/>
              <w:rPr>
                <w:noProof/>
                <w:sz w:val="28"/>
                <w:szCs w:val="28"/>
              </w:rPr>
            </w:pPr>
            <w:r w:rsidRPr="000523CF">
              <w:rPr>
                <w:noProof/>
                <w:sz w:val="28"/>
                <w:szCs w:val="28"/>
              </w:rPr>
              <w:t>202</w:t>
            </w:r>
          </w:p>
        </w:tc>
      </w:tr>
      <w:tr w:rsidR="00EE28F3" w:rsidRPr="000523CF" w14:paraId="1B3051DE" w14:textId="77777777" w:rsidTr="00EE28F3">
        <w:tc>
          <w:tcPr>
            <w:tcW w:w="0" w:type="auto"/>
          </w:tcPr>
          <w:p w14:paraId="1D9C16D9" w14:textId="77777777" w:rsidR="00EE28F3" w:rsidRPr="000523CF" w:rsidRDefault="00EE28F3" w:rsidP="005A0172">
            <w:pPr>
              <w:jc w:val="both"/>
              <w:rPr>
                <w:noProof/>
                <w:sz w:val="28"/>
                <w:szCs w:val="28"/>
              </w:rPr>
            </w:pPr>
            <w:r w:rsidRPr="000523CF">
              <w:rPr>
                <w:noProof/>
                <w:sz w:val="28"/>
                <w:szCs w:val="28"/>
              </w:rPr>
              <w:t>2</w:t>
            </w:r>
          </w:p>
        </w:tc>
        <w:tc>
          <w:tcPr>
            <w:tcW w:w="0" w:type="auto"/>
          </w:tcPr>
          <w:p w14:paraId="082554BB" w14:textId="77777777" w:rsidR="00EE28F3" w:rsidRPr="000523CF" w:rsidRDefault="00EE28F3" w:rsidP="005A0172">
            <w:pPr>
              <w:jc w:val="both"/>
              <w:rPr>
                <w:noProof/>
                <w:sz w:val="28"/>
                <w:szCs w:val="28"/>
              </w:rPr>
            </w:pPr>
            <w:r w:rsidRPr="000523CF">
              <w:rPr>
                <w:noProof/>
                <w:sz w:val="28"/>
                <w:szCs w:val="28"/>
              </w:rPr>
              <w:t>-X</w:t>
            </w:r>
          </w:p>
        </w:tc>
      </w:tr>
      <w:tr w:rsidR="00EE28F3" w:rsidRPr="000523CF" w14:paraId="1C04FE02" w14:textId="77777777" w:rsidTr="00EE28F3">
        <w:tc>
          <w:tcPr>
            <w:tcW w:w="0" w:type="auto"/>
          </w:tcPr>
          <w:p w14:paraId="27C17383" w14:textId="77777777" w:rsidR="00EE28F3" w:rsidRPr="000523CF" w:rsidRDefault="00EE28F3" w:rsidP="005A0172">
            <w:pPr>
              <w:jc w:val="both"/>
              <w:rPr>
                <w:noProof/>
                <w:sz w:val="28"/>
                <w:szCs w:val="28"/>
              </w:rPr>
            </w:pPr>
            <w:r w:rsidRPr="000523CF">
              <w:rPr>
                <w:noProof/>
                <w:sz w:val="28"/>
                <w:szCs w:val="28"/>
              </w:rPr>
              <w:t>3</w:t>
            </w:r>
          </w:p>
        </w:tc>
        <w:tc>
          <w:tcPr>
            <w:tcW w:w="0" w:type="auto"/>
          </w:tcPr>
          <w:p w14:paraId="43793577" w14:textId="77777777" w:rsidR="00EE28F3" w:rsidRPr="000523CF" w:rsidRDefault="00EE28F3" w:rsidP="005A0172">
            <w:pPr>
              <w:jc w:val="both"/>
              <w:rPr>
                <w:noProof/>
                <w:sz w:val="28"/>
                <w:szCs w:val="28"/>
              </w:rPr>
            </w:pPr>
            <w:r w:rsidRPr="000523CF">
              <w:rPr>
                <w:noProof/>
                <w:sz w:val="28"/>
                <w:szCs w:val="28"/>
              </w:rPr>
              <w:t>196</w:t>
            </w:r>
          </w:p>
        </w:tc>
      </w:tr>
      <w:tr w:rsidR="00EE28F3" w:rsidRPr="000523CF" w14:paraId="5A1C41AA" w14:textId="77777777" w:rsidTr="00EE28F3">
        <w:tc>
          <w:tcPr>
            <w:tcW w:w="0" w:type="auto"/>
          </w:tcPr>
          <w:p w14:paraId="06915C29" w14:textId="77777777" w:rsidR="00EE28F3" w:rsidRPr="000523CF" w:rsidRDefault="00EE28F3" w:rsidP="005A0172">
            <w:pPr>
              <w:jc w:val="both"/>
              <w:rPr>
                <w:noProof/>
                <w:sz w:val="28"/>
                <w:szCs w:val="28"/>
              </w:rPr>
            </w:pPr>
            <w:r w:rsidRPr="000523CF">
              <w:rPr>
                <w:noProof/>
                <w:sz w:val="28"/>
                <w:szCs w:val="28"/>
              </w:rPr>
              <w:t>4</w:t>
            </w:r>
          </w:p>
        </w:tc>
        <w:tc>
          <w:tcPr>
            <w:tcW w:w="0" w:type="auto"/>
          </w:tcPr>
          <w:p w14:paraId="118944AC" w14:textId="77777777" w:rsidR="00EE28F3" w:rsidRPr="000523CF" w:rsidRDefault="00EE28F3" w:rsidP="005A0172">
            <w:pPr>
              <w:jc w:val="both"/>
              <w:rPr>
                <w:noProof/>
                <w:sz w:val="28"/>
                <w:szCs w:val="28"/>
              </w:rPr>
            </w:pPr>
            <w:r w:rsidRPr="000523CF">
              <w:rPr>
                <w:noProof/>
                <w:sz w:val="28"/>
                <w:szCs w:val="28"/>
              </w:rPr>
              <w:t>350</w:t>
            </w:r>
          </w:p>
        </w:tc>
      </w:tr>
      <w:tr w:rsidR="00EE28F3" w:rsidRPr="000523CF" w14:paraId="69CAB6BB" w14:textId="77777777" w:rsidTr="00EE28F3">
        <w:tc>
          <w:tcPr>
            <w:tcW w:w="0" w:type="auto"/>
          </w:tcPr>
          <w:p w14:paraId="09100608" w14:textId="77777777" w:rsidR="00EE28F3" w:rsidRPr="000523CF" w:rsidRDefault="00EE28F3" w:rsidP="005A0172">
            <w:pPr>
              <w:jc w:val="both"/>
              <w:rPr>
                <w:noProof/>
                <w:sz w:val="28"/>
                <w:szCs w:val="28"/>
              </w:rPr>
            </w:pPr>
            <w:r w:rsidRPr="000523CF">
              <w:rPr>
                <w:noProof/>
                <w:sz w:val="28"/>
                <w:szCs w:val="28"/>
              </w:rPr>
              <w:t>5</w:t>
            </w:r>
          </w:p>
        </w:tc>
        <w:tc>
          <w:tcPr>
            <w:tcW w:w="0" w:type="auto"/>
          </w:tcPr>
          <w:p w14:paraId="46C40A44" w14:textId="77777777" w:rsidR="00EE28F3" w:rsidRPr="000523CF" w:rsidRDefault="00EE28F3" w:rsidP="005A0172">
            <w:pPr>
              <w:jc w:val="both"/>
              <w:rPr>
                <w:noProof/>
                <w:sz w:val="28"/>
                <w:szCs w:val="28"/>
              </w:rPr>
            </w:pPr>
            <w:r w:rsidRPr="000523CF">
              <w:rPr>
                <w:noProof/>
                <w:sz w:val="28"/>
                <w:szCs w:val="28"/>
              </w:rPr>
              <w:t>451</w:t>
            </w:r>
          </w:p>
        </w:tc>
      </w:tr>
    </w:tbl>
    <w:p w14:paraId="0F75E625" w14:textId="77777777" w:rsidR="00CA3495" w:rsidRPr="000523CF" w:rsidRDefault="00EE28F3" w:rsidP="005A0172">
      <w:pPr>
        <w:jc w:val="both"/>
        <w:rPr>
          <w:sz w:val="28"/>
          <w:szCs w:val="28"/>
        </w:rPr>
      </w:pPr>
      <w:r w:rsidRPr="000523CF">
        <w:rPr>
          <w:sz w:val="28"/>
          <w:szCs w:val="28"/>
        </w:rPr>
        <w:t xml:space="preserve">MARR = 10% and ERR = 14.14%. Find the value of X. Also describe what the factors to be considered to determine the time value of </w:t>
      </w:r>
      <w:r w:rsidR="008D713C" w:rsidRPr="000523CF">
        <w:rPr>
          <w:sz w:val="28"/>
          <w:szCs w:val="28"/>
        </w:rPr>
        <w:t>money</w:t>
      </w:r>
      <w:r w:rsidRPr="000523CF">
        <w:rPr>
          <w:sz w:val="28"/>
          <w:szCs w:val="28"/>
        </w:rPr>
        <w:t xml:space="preserve">. </w:t>
      </w:r>
    </w:p>
    <w:p w14:paraId="5B2EAED1" w14:textId="77777777" w:rsidR="00F55A14" w:rsidRPr="000523CF" w:rsidRDefault="00F55A14" w:rsidP="00F55A14">
      <w:pPr>
        <w:jc w:val="both"/>
        <w:rPr>
          <w:b/>
          <w:bCs/>
          <w:sz w:val="28"/>
          <w:szCs w:val="28"/>
        </w:rPr>
      </w:pPr>
      <w:r w:rsidRPr="000523CF">
        <w:rPr>
          <w:b/>
          <w:bCs/>
          <w:sz w:val="28"/>
          <w:szCs w:val="28"/>
        </w:rPr>
        <w:t xml:space="preserve">Cost Benefit Analysis                                      </w:t>
      </w:r>
    </w:p>
    <w:p w14:paraId="72BBCD0F" w14:textId="77777777" w:rsidR="00F55A14" w:rsidRPr="000523CF" w:rsidRDefault="00F55A14" w:rsidP="00F55A14">
      <w:pPr>
        <w:jc w:val="both"/>
        <w:rPr>
          <w:sz w:val="28"/>
          <w:szCs w:val="28"/>
        </w:rPr>
      </w:pPr>
      <w:r w:rsidRPr="000523CF">
        <w:rPr>
          <w:sz w:val="28"/>
          <w:szCs w:val="28"/>
        </w:rPr>
        <w:t>Benefit cost relation is a special tool of cost benefit analysis CBA and it is used to evaluate public sector projects, although it can be extended to any private sector projects. As the name implies B C relation, it involves the calculation of a ration of benefits to costs (BC ration). Benefit cost BC ratio can be defined as the ratio of the equivalent worth of benefits to the equivalent worth of costs. Whether evaluating a project in the private sector or in the public sector, the time value of money must be considered to account for the timing of cash flows occurring agree the inception of the project. Thus, BC ratio is actually a ratio of discounted benefits to discounted costs. It is also known as the saving investment ratio.</w:t>
      </w:r>
    </w:p>
    <w:p w14:paraId="29B6BD26" w14:textId="77777777" w:rsidR="00F55A14" w:rsidRPr="000523CF" w:rsidRDefault="00F55A14" w:rsidP="000523CF">
      <w:pPr>
        <w:pStyle w:val="NoSpacing"/>
        <w:rPr>
          <w:sz w:val="28"/>
          <w:szCs w:val="28"/>
        </w:rPr>
      </w:pPr>
      <w:r w:rsidRPr="000523CF">
        <w:rPr>
          <w:sz w:val="28"/>
          <w:szCs w:val="28"/>
        </w:rPr>
        <w:t>Two commonly used formulation of BC ratio are as follows</w:t>
      </w:r>
    </w:p>
    <w:p w14:paraId="628328A7" w14:textId="77777777" w:rsidR="00F55A14" w:rsidRPr="000523CF" w:rsidRDefault="00F55A14" w:rsidP="000523CF">
      <w:pPr>
        <w:pStyle w:val="NoSpacing"/>
        <w:rPr>
          <w:sz w:val="28"/>
          <w:szCs w:val="28"/>
        </w:rPr>
      </w:pPr>
      <w:r w:rsidRPr="000523CF">
        <w:rPr>
          <w:sz w:val="28"/>
          <w:szCs w:val="28"/>
        </w:rPr>
        <w:t>1.</w:t>
      </w:r>
      <w:r w:rsidRPr="000523CF">
        <w:rPr>
          <w:sz w:val="28"/>
          <w:szCs w:val="28"/>
        </w:rPr>
        <w:tab/>
      </w:r>
      <w:r w:rsidRPr="000523CF">
        <w:rPr>
          <w:b/>
          <w:bCs/>
          <w:sz w:val="28"/>
          <w:szCs w:val="28"/>
        </w:rPr>
        <w:t>Conventional BC ratio:</w:t>
      </w:r>
      <w:r w:rsidRPr="000523CF">
        <w:rPr>
          <w:sz w:val="28"/>
          <w:szCs w:val="28"/>
        </w:rPr>
        <w:t xml:space="preserve"> it is the ratio of gross benefits to costs and expressed as </w:t>
      </w:r>
    </w:p>
    <w:p w14:paraId="5CBB844E" w14:textId="77777777" w:rsidR="00F55A14" w:rsidRPr="000523CF" w:rsidRDefault="00F55A14" w:rsidP="000523CF">
      <w:pPr>
        <w:pStyle w:val="NoSpacing"/>
        <w:rPr>
          <w:sz w:val="28"/>
          <w:szCs w:val="28"/>
        </w:rPr>
      </w:pPr>
      <w:r w:rsidRPr="000523CF">
        <w:rPr>
          <w:sz w:val="28"/>
          <w:szCs w:val="28"/>
        </w:rPr>
        <w:t>a.</w:t>
      </w:r>
      <w:r w:rsidRPr="000523CF">
        <w:rPr>
          <w:sz w:val="28"/>
          <w:szCs w:val="28"/>
        </w:rPr>
        <w:tab/>
        <w:t xml:space="preserve">With pw formulation </w:t>
      </w:r>
    </w:p>
    <w:p w14:paraId="20CF84EC" w14:textId="620E0845" w:rsidR="00F55A14" w:rsidRPr="000523CF" w:rsidRDefault="00F55A14" w:rsidP="000523CF">
      <w:pPr>
        <w:pStyle w:val="NoSpacing"/>
        <w:rPr>
          <w:sz w:val="28"/>
          <w:szCs w:val="28"/>
        </w:rPr>
      </w:pPr>
      <w:r w:rsidRPr="000523CF">
        <w:rPr>
          <w:sz w:val="28"/>
          <w:szCs w:val="28"/>
        </w:rPr>
        <w:t xml:space="preserve">    </w:t>
      </w:r>
      <w:r w:rsidRPr="000523CF">
        <w:rPr>
          <w:sz w:val="28"/>
          <w:szCs w:val="28"/>
        </w:rPr>
        <w:tab/>
      </w:r>
      <w:r w:rsidRPr="000523CF">
        <w:rPr>
          <w:sz w:val="28"/>
          <w:szCs w:val="28"/>
        </w:rPr>
        <w:tab/>
        <w:t xml:space="preserve">   </w:t>
      </w:r>
      <w:r w:rsidR="000523CF" w:rsidRPr="000523CF">
        <w:rPr>
          <w:sz w:val="28"/>
          <w:szCs w:val="28"/>
        </w:rPr>
        <w:t xml:space="preserve">            </w:t>
      </w:r>
      <w:r w:rsidRPr="000523CF">
        <w:rPr>
          <w:sz w:val="28"/>
          <w:szCs w:val="28"/>
        </w:rPr>
        <w:t xml:space="preserve">  PW (B)</w:t>
      </w:r>
    </w:p>
    <w:p w14:paraId="542B0A61" w14:textId="77777777" w:rsidR="00F55A14" w:rsidRPr="000523CF" w:rsidRDefault="00F55A14" w:rsidP="000523CF">
      <w:pPr>
        <w:pStyle w:val="NoSpacing"/>
        <w:rPr>
          <w:sz w:val="28"/>
          <w:szCs w:val="28"/>
        </w:rPr>
      </w:pPr>
      <w:r w:rsidRPr="000523CF">
        <w:rPr>
          <w:sz w:val="28"/>
          <w:szCs w:val="28"/>
        </w:rPr>
        <w:t xml:space="preserve">          BC ratio= -------------------------------------</w:t>
      </w:r>
    </w:p>
    <w:p w14:paraId="123A115E" w14:textId="62A97550" w:rsidR="00F55A14" w:rsidRPr="000523CF" w:rsidRDefault="00F55A14" w:rsidP="000523CF">
      <w:pPr>
        <w:pStyle w:val="NoSpacing"/>
        <w:rPr>
          <w:sz w:val="28"/>
          <w:szCs w:val="28"/>
        </w:rPr>
      </w:pPr>
      <w:r w:rsidRPr="000523CF">
        <w:rPr>
          <w:sz w:val="28"/>
          <w:szCs w:val="28"/>
        </w:rPr>
        <w:t xml:space="preserve">                              PW (I) –PW(S) +PW (O&amp;M)</w:t>
      </w:r>
    </w:p>
    <w:p w14:paraId="58B90CBA" w14:textId="77777777" w:rsidR="00F55A14" w:rsidRPr="000523CF" w:rsidRDefault="00F55A14" w:rsidP="000523CF">
      <w:pPr>
        <w:pStyle w:val="NoSpacing"/>
        <w:rPr>
          <w:sz w:val="28"/>
          <w:szCs w:val="28"/>
        </w:rPr>
      </w:pPr>
      <w:r w:rsidRPr="000523CF">
        <w:rPr>
          <w:sz w:val="28"/>
          <w:szCs w:val="28"/>
        </w:rPr>
        <w:t>b.</w:t>
      </w:r>
      <w:r w:rsidRPr="000523CF">
        <w:rPr>
          <w:sz w:val="28"/>
          <w:szCs w:val="28"/>
        </w:rPr>
        <w:tab/>
        <w:t xml:space="preserve">With FW formulation </w:t>
      </w:r>
    </w:p>
    <w:p w14:paraId="4E2A23A5" w14:textId="0FAB8DC3" w:rsidR="00F55A14" w:rsidRPr="000523CF" w:rsidRDefault="00F55A14" w:rsidP="000523CF">
      <w:pPr>
        <w:pStyle w:val="NoSpacing"/>
        <w:rPr>
          <w:sz w:val="28"/>
          <w:szCs w:val="28"/>
        </w:rPr>
      </w:pPr>
      <w:r w:rsidRPr="000523CF">
        <w:rPr>
          <w:sz w:val="28"/>
          <w:szCs w:val="28"/>
        </w:rPr>
        <w:t xml:space="preserve">                                          FW (B)</w:t>
      </w:r>
    </w:p>
    <w:p w14:paraId="41A6563F" w14:textId="77777777" w:rsidR="00F55A14" w:rsidRPr="000523CF" w:rsidRDefault="00F55A14" w:rsidP="000523CF">
      <w:pPr>
        <w:pStyle w:val="NoSpacing"/>
        <w:rPr>
          <w:sz w:val="28"/>
          <w:szCs w:val="28"/>
        </w:rPr>
      </w:pPr>
      <w:r w:rsidRPr="000523CF">
        <w:rPr>
          <w:sz w:val="28"/>
          <w:szCs w:val="28"/>
        </w:rPr>
        <w:t xml:space="preserve">              BC ratio= ----------------------------------</w:t>
      </w:r>
    </w:p>
    <w:p w14:paraId="2547788B" w14:textId="19C48482" w:rsidR="00F55A14" w:rsidRPr="000523CF" w:rsidRDefault="00F55A14" w:rsidP="000523CF">
      <w:pPr>
        <w:pStyle w:val="NoSpacing"/>
        <w:rPr>
          <w:sz w:val="28"/>
          <w:szCs w:val="28"/>
        </w:rPr>
      </w:pPr>
      <w:r w:rsidRPr="000523CF">
        <w:rPr>
          <w:sz w:val="28"/>
          <w:szCs w:val="28"/>
        </w:rPr>
        <w:t xml:space="preserve">                                   FW (I) –FW(S) +FW (O&amp;M)</w:t>
      </w:r>
    </w:p>
    <w:p w14:paraId="044CE089" w14:textId="77777777" w:rsidR="00F55A14" w:rsidRPr="000523CF" w:rsidRDefault="00F55A14" w:rsidP="000523CF">
      <w:pPr>
        <w:pStyle w:val="NoSpacing"/>
        <w:rPr>
          <w:sz w:val="28"/>
          <w:szCs w:val="28"/>
        </w:rPr>
      </w:pPr>
      <w:r w:rsidRPr="000523CF">
        <w:rPr>
          <w:sz w:val="28"/>
          <w:szCs w:val="28"/>
        </w:rPr>
        <w:t>c.</w:t>
      </w:r>
      <w:r w:rsidRPr="000523CF">
        <w:rPr>
          <w:sz w:val="28"/>
          <w:szCs w:val="28"/>
        </w:rPr>
        <w:tab/>
        <w:t xml:space="preserve">With AW formulation </w:t>
      </w:r>
    </w:p>
    <w:p w14:paraId="144E8B70" w14:textId="0C79E118" w:rsidR="00F55A14" w:rsidRPr="000523CF" w:rsidRDefault="00F55A14" w:rsidP="000523CF">
      <w:pPr>
        <w:pStyle w:val="NoSpacing"/>
        <w:rPr>
          <w:sz w:val="28"/>
          <w:szCs w:val="28"/>
        </w:rPr>
      </w:pPr>
      <w:r w:rsidRPr="000523CF">
        <w:rPr>
          <w:sz w:val="28"/>
          <w:szCs w:val="28"/>
        </w:rPr>
        <w:t xml:space="preserve">                                          PW (B)</w:t>
      </w:r>
    </w:p>
    <w:p w14:paraId="24480CD9" w14:textId="77777777" w:rsidR="00F55A14" w:rsidRPr="000523CF" w:rsidRDefault="00F55A14" w:rsidP="000523CF">
      <w:pPr>
        <w:pStyle w:val="NoSpacing"/>
        <w:rPr>
          <w:sz w:val="28"/>
          <w:szCs w:val="28"/>
        </w:rPr>
      </w:pPr>
      <w:r w:rsidRPr="000523CF">
        <w:rPr>
          <w:sz w:val="28"/>
          <w:szCs w:val="28"/>
        </w:rPr>
        <w:t xml:space="preserve">                  BC ratio= -------------------------------</w:t>
      </w:r>
    </w:p>
    <w:p w14:paraId="7B21AD68" w14:textId="18B28D41" w:rsidR="00F55A14" w:rsidRPr="000523CF" w:rsidRDefault="00F55A14" w:rsidP="000523CF">
      <w:pPr>
        <w:pStyle w:val="NoSpacing"/>
        <w:rPr>
          <w:sz w:val="28"/>
          <w:szCs w:val="28"/>
        </w:rPr>
      </w:pPr>
      <w:r w:rsidRPr="000523CF">
        <w:rPr>
          <w:sz w:val="28"/>
          <w:szCs w:val="28"/>
        </w:rPr>
        <w:t xml:space="preserve">                                       PW (I) –PW(S) +PW (O&amp;M)</w:t>
      </w:r>
    </w:p>
    <w:p w14:paraId="65993694" w14:textId="77777777" w:rsidR="00E015E5" w:rsidRDefault="00F55A14" w:rsidP="000523CF">
      <w:pPr>
        <w:pStyle w:val="NoSpacing"/>
        <w:rPr>
          <w:sz w:val="28"/>
          <w:szCs w:val="28"/>
        </w:rPr>
      </w:pPr>
      <w:r w:rsidRPr="000523CF">
        <w:rPr>
          <w:sz w:val="28"/>
          <w:szCs w:val="28"/>
        </w:rPr>
        <w:tab/>
        <w:t xml:space="preserve">         </w:t>
      </w:r>
    </w:p>
    <w:p w14:paraId="5606610C" w14:textId="44755DB8" w:rsidR="00F55A14" w:rsidRPr="000523CF" w:rsidRDefault="00F55A14" w:rsidP="000523CF">
      <w:pPr>
        <w:pStyle w:val="NoSpacing"/>
        <w:rPr>
          <w:sz w:val="28"/>
          <w:szCs w:val="28"/>
        </w:rPr>
      </w:pPr>
      <w:r w:rsidRPr="000523CF">
        <w:rPr>
          <w:sz w:val="28"/>
          <w:szCs w:val="28"/>
        </w:rPr>
        <w:lastRenderedPageBreak/>
        <w:t xml:space="preserve">    Or </w:t>
      </w:r>
    </w:p>
    <w:p w14:paraId="4DC5E359" w14:textId="14A6810C" w:rsidR="00F55A14" w:rsidRPr="000523CF" w:rsidRDefault="00F55A14" w:rsidP="000523CF">
      <w:pPr>
        <w:pStyle w:val="NoSpacing"/>
        <w:rPr>
          <w:sz w:val="28"/>
          <w:szCs w:val="28"/>
        </w:rPr>
      </w:pPr>
      <w:r w:rsidRPr="000523CF">
        <w:rPr>
          <w:sz w:val="28"/>
          <w:szCs w:val="28"/>
        </w:rPr>
        <w:t xml:space="preserve">                                             AW (B)</w:t>
      </w:r>
    </w:p>
    <w:p w14:paraId="3BAFACF1" w14:textId="77777777" w:rsidR="00F55A14" w:rsidRPr="000523CF" w:rsidRDefault="00F55A14" w:rsidP="000523CF">
      <w:pPr>
        <w:pStyle w:val="NoSpacing"/>
        <w:rPr>
          <w:sz w:val="28"/>
          <w:szCs w:val="28"/>
        </w:rPr>
      </w:pPr>
      <w:r w:rsidRPr="000523CF">
        <w:rPr>
          <w:sz w:val="28"/>
          <w:szCs w:val="28"/>
        </w:rPr>
        <w:t xml:space="preserve">                    BC ratio= ------------------------</w:t>
      </w:r>
    </w:p>
    <w:p w14:paraId="5D8A6AB2" w14:textId="235973D4" w:rsidR="00F55A14" w:rsidRPr="000523CF" w:rsidRDefault="00F55A14" w:rsidP="000523CF">
      <w:pPr>
        <w:pStyle w:val="NoSpacing"/>
        <w:rPr>
          <w:sz w:val="28"/>
          <w:szCs w:val="28"/>
        </w:rPr>
      </w:pPr>
      <w:r w:rsidRPr="000523CF">
        <w:rPr>
          <w:sz w:val="28"/>
          <w:szCs w:val="28"/>
        </w:rPr>
        <w:t xml:space="preserve">                                           CR+AW (O&amp;M)</w:t>
      </w:r>
    </w:p>
    <w:p w14:paraId="222C2401" w14:textId="40406B01" w:rsidR="00F55A14" w:rsidRPr="000523CF" w:rsidRDefault="000523CF" w:rsidP="000523CF">
      <w:pPr>
        <w:pStyle w:val="NoSpacing"/>
        <w:rPr>
          <w:b/>
          <w:bCs/>
          <w:sz w:val="28"/>
          <w:szCs w:val="28"/>
        </w:rPr>
      </w:pPr>
      <w:r w:rsidRPr="000523CF">
        <w:rPr>
          <w:b/>
          <w:bCs/>
          <w:sz w:val="28"/>
          <w:szCs w:val="28"/>
        </w:rPr>
        <w:t xml:space="preserve">2 </w:t>
      </w:r>
      <w:r w:rsidR="00F55A14" w:rsidRPr="000523CF">
        <w:rPr>
          <w:b/>
          <w:bCs/>
          <w:sz w:val="28"/>
          <w:szCs w:val="28"/>
        </w:rPr>
        <w:t>Modified BC ratio</w:t>
      </w:r>
      <w:r w:rsidR="00F55A14" w:rsidRPr="000523CF">
        <w:rPr>
          <w:b/>
          <w:bCs/>
          <w:sz w:val="28"/>
          <w:szCs w:val="28"/>
        </w:rPr>
        <w:tab/>
      </w:r>
    </w:p>
    <w:p w14:paraId="126DFF13" w14:textId="77777777" w:rsidR="00F55A14" w:rsidRPr="000523CF" w:rsidRDefault="00F55A14" w:rsidP="000523CF">
      <w:pPr>
        <w:pStyle w:val="NoSpacing"/>
        <w:rPr>
          <w:sz w:val="28"/>
          <w:szCs w:val="28"/>
        </w:rPr>
      </w:pPr>
      <w:r w:rsidRPr="000523CF">
        <w:rPr>
          <w:sz w:val="28"/>
          <w:szCs w:val="28"/>
        </w:rPr>
        <w:t>It is the ratio of net benefits to costs and expressed as</w:t>
      </w:r>
    </w:p>
    <w:p w14:paraId="20DF4509" w14:textId="77777777" w:rsidR="00F55A14" w:rsidRPr="000523CF" w:rsidRDefault="00F55A14" w:rsidP="000523CF">
      <w:pPr>
        <w:pStyle w:val="NoSpacing"/>
        <w:rPr>
          <w:sz w:val="28"/>
          <w:szCs w:val="28"/>
        </w:rPr>
      </w:pPr>
      <w:r w:rsidRPr="000523CF">
        <w:rPr>
          <w:sz w:val="28"/>
          <w:szCs w:val="28"/>
        </w:rPr>
        <w:t>a.</w:t>
      </w:r>
      <w:r w:rsidRPr="000523CF">
        <w:rPr>
          <w:sz w:val="28"/>
          <w:szCs w:val="28"/>
        </w:rPr>
        <w:tab/>
        <w:t xml:space="preserve">With pw formulation </w:t>
      </w:r>
    </w:p>
    <w:p w14:paraId="30682889" w14:textId="1252E2E5" w:rsidR="00F55A14" w:rsidRPr="000523CF" w:rsidRDefault="00F55A14" w:rsidP="000523CF">
      <w:pPr>
        <w:pStyle w:val="NoSpacing"/>
        <w:rPr>
          <w:sz w:val="28"/>
          <w:szCs w:val="28"/>
        </w:rPr>
      </w:pPr>
      <w:r w:rsidRPr="000523CF">
        <w:rPr>
          <w:sz w:val="28"/>
          <w:szCs w:val="28"/>
        </w:rPr>
        <w:t xml:space="preserve">                                  PW (B) - PW (O&amp;M)</w:t>
      </w:r>
    </w:p>
    <w:p w14:paraId="26E7E770" w14:textId="77777777" w:rsidR="00F55A14" w:rsidRPr="000523CF" w:rsidRDefault="00F55A14" w:rsidP="000523CF">
      <w:pPr>
        <w:pStyle w:val="NoSpacing"/>
        <w:rPr>
          <w:sz w:val="28"/>
          <w:szCs w:val="28"/>
        </w:rPr>
      </w:pPr>
      <w:r w:rsidRPr="000523CF">
        <w:rPr>
          <w:sz w:val="28"/>
          <w:szCs w:val="28"/>
        </w:rPr>
        <w:t xml:space="preserve">          BC ratio= ------------------------------</w:t>
      </w:r>
    </w:p>
    <w:p w14:paraId="29A67B19" w14:textId="6BED4D40" w:rsidR="00F55A14" w:rsidRPr="000523CF" w:rsidRDefault="00F55A14" w:rsidP="000523CF">
      <w:pPr>
        <w:pStyle w:val="NoSpacing"/>
        <w:rPr>
          <w:sz w:val="28"/>
          <w:szCs w:val="28"/>
        </w:rPr>
      </w:pPr>
      <w:r w:rsidRPr="000523CF">
        <w:rPr>
          <w:sz w:val="28"/>
          <w:szCs w:val="28"/>
        </w:rPr>
        <w:t xml:space="preserve">                                     PW (I) –PW(S)</w:t>
      </w:r>
    </w:p>
    <w:p w14:paraId="432595C4" w14:textId="77777777" w:rsidR="00F55A14" w:rsidRPr="000523CF" w:rsidRDefault="00F55A14" w:rsidP="000523CF">
      <w:pPr>
        <w:pStyle w:val="NoSpacing"/>
        <w:rPr>
          <w:sz w:val="28"/>
          <w:szCs w:val="28"/>
        </w:rPr>
      </w:pPr>
      <w:r w:rsidRPr="000523CF">
        <w:rPr>
          <w:sz w:val="28"/>
          <w:szCs w:val="28"/>
        </w:rPr>
        <w:t>b.</w:t>
      </w:r>
      <w:r w:rsidRPr="000523CF">
        <w:rPr>
          <w:sz w:val="28"/>
          <w:szCs w:val="28"/>
        </w:rPr>
        <w:tab/>
        <w:t xml:space="preserve">With FW formulation </w:t>
      </w:r>
    </w:p>
    <w:p w14:paraId="13EF656F" w14:textId="2F804CC7" w:rsidR="00F55A14" w:rsidRPr="000523CF" w:rsidRDefault="00F55A14" w:rsidP="000523CF">
      <w:pPr>
        <w:pStyle w:val="NoSpacing"/>
        <w:rPr>
          <w:sz w:val="28"/>
          <w:szCs w:val="28"/>
        </w:rPr>
      </w:pPr>
      <w:r w:rsidRPr="000523CF">
        <w:rPr>
          <w:sz w:val="28"/>
          <w:szCs w:val="28"/>
        </w:rPr>
        <w:t xml:space="preserve">                                FW (B) - FW (O&amp;M)</w:t>
      </w:r>
    </w:p>
    <w:p w14:paraId="62131602" w14:textId="77777777" w:rsidR="00F55A14" w:rsidRPr="000523CF" w:rsidRDefault="00F55A14" w:rsidP="000523CF">
      <w:pPr>
        <w:pStyle w:val="NoSpacing"/>
        <w:rPr>
          <w:sz w:val="28"/>
          <w:szCs w:val="28"/>
        </w:rPr>
      </w:pPr>
      <w:r w:rsidRPr="000523CF">
        <w:rPr>
          <w:sz w:val="28"/>
          <w:szCs w:val="28"/>
        </w:rPr>
        <w:t xml:space="preserve">          BC ratio= --------------------------------</w:t>
      </w:r>
    </w:p>
    <w:p w14:paraId="11403DE5" w14:textId="38DD4ED4" w:rsidR="00F55A14" w:rsidRPr="000523CF" w:rsidRDefault="00F55A14" w:rsidP="000523CF">
      <w:pPr>
        <w:pStyle w:val="NoSpacing"/>
        <w:rPr>
          <w:sz w:val="28"/>
          <w:szCs w:val="28"/>
        </w:rPr>
      </w:pPr>
      <w:r w:rsidRPr="000523CF">
        <w:rPr>
          <w:sz w:val="28"/>
          <w:szCs w:val="28"/>
        </w:rPr>
        <w:t xml:space="preserve">                                        FW (I) – FW(S)</w:t>
      </w:r>
    </w:p>
    <w:p w14:paraId="689334A2" w14:textId="77777777" w:rsidR="00F55A14" w:rsidRPr="000523CF" w:rsidRDefault="00F55A14" w:rsidP="000523CF">
      <w:pPr>
        <w:pStyle w:val="NoSpacing"/>
        <w:rPr>
          <w:sz w:val="28"/>
          <w:szCs w:val="28"/>
        </w:rPr>
      </w:pPr>
      <w:r w:rsidRPr="000523CF">
        <w:rPr>
          <w:sz w:val="28"/>
          <w:szCs w:val="28"/>
        </w:rPr>
        <w:t>c.</w:t>
      </w:r>
      <w:r w:rsidRPr="000523CF">
        <w:rPr>
          <w:sz w:val="28"/>
          <w:szCs w:val="28"/>
        </w:rPr>
        <w:tab/>
        <w:t xml:space="preserve">With AW formulation </w:t>
      </w:r>
    </w:p>
    <w:p w14:paraId="72571EC3" w14:textId="3EAD3797" w:rsidR="00F55A14" w:rsidRPr="000523CF" w:rsidRDefault="00F55A14" w:rsidP="000523CF">
      <w:pPr>
        <w:pStyle w:val="NoSpacing"/>
        <w:rPr>
          <w:sz w:val="28"/>
          <w:szCs w:val="28"/>
        </w:rPr>
      </w:pPr>
      <w:r w:rsidRPr="000523CF">
        <w:rPr>
          <w:sz w:val="28"/>
          <w:szCs w:val="28"/>
        </w:rPr>
        <w:t xml:space="preserve">                                  AW (B) - AW (O&amp;M)</w:t>
      </w:r>
    </w:p>
    <w:p w14:paraId="13441EF8" w14:textId="77777777" w:rsidR="00F55A14" w:rsidRPr="000523CF" w:rsidRDefault="00F55A14" w:rsidP="000523CF">
      <w:pPr>
        <w:pStyle w:val="NoSpacing"/>
        <w:rPr>
          <w:sz w:val="28"/>
          <w:szCs w:val="28"/>
        </w:rPr>
      </w:pPr>
      <w:r w:rsidRPr="000523CF">
        <w:rPr>
          <w:sz w:val="28"/>
          <w:szCs w:val="28"/>
        </w:rPr>
        <w:t xml:space="preserve">          BC ratio= ----------------------------------</w:t>
      </w:r>
    </w:p>
    <w:p w14:paraId="3764DAF3" w14:textId="11484420" w:rsidR="00F55A14" w:rsidRPr="000523CF" w:rsidRDefault="00F55A14" w:rsidP="000523CF">
      <w:pPr>
        <w:pStyle w:val="NoSpacing"/>
        <w:rPr>
          <w:sz w:val="28"/>
          <w:szCs w:val="28"/>
        </w:rPr>
      </w:pPr>
      <w:r w:rsidRPr="000523CF">
        <w:rPr>
          <w:sz w:val="28"/>
          <w:szCs w:val="28"/>
        </w:rPr>
        <w:t xml:space="preserve">                                           AW (I) – AW(S)</w:t>
      </w:r>
    </w:p>
    <w:p w14:paraId="3330615D" w14:textId="77777777" w:rsidR="00F55A14" w:rsidRPr="000523CF" w:rsidRDefault="00F55A14" w:rsidP="000523CF">
      <w:pPr>
        <w:pStyle w:val="NoSpacing"/>
        <w:rPr>
          <w:sz w:val="28"/>
          <w:szCs w:val="28"/>
        </w:rPr>
      </w:pPr>
      <w:r w:rsidRPr="000523CF">
        <w:rPr>
          <w:sz w:val="28"/>
          <w:szCs w:val="28"/>
        </w:rPr>
        <w:t xml:space="preserve">OR </w:t>
      </w:r>
    </w:p>
    <w:p w14:paraId="3246DCB7" w14:textId="373C5D1E" w:rsidR="00F55A14" w:rsidRPr="000523CF" w:rsidRDefault="00F55A14" w:rsidP="000523CF">
      <w:pPr>
        <w:pStyle w:val="NoSpacing"/>
        <w:rPr>
          <w:sz w:val="28"/>
          <w:szCs w:val="28"/>
        </w:rPr>
      </w:pPr>
      <w:r w:rsidRPr="000523CF">
        <w:rPr>
          <w:sz w:val="28"/>
          <w:szCs w:val="28"/>
        </w:rPr>
        <w:t xml:space="preserve">                                AW (B) - AW (O&amp;M)</w:t>
      </w:r>
    </w:p>
    <w:p w14:paraId="638E3205" w14:textId="77777777" w:rsidR="00F55A14" w:rsidRPr="000523CF" w:rsidRDefault="00F55A14" w:rsidP="000523CF">
      <w:pPr>
        <w:pStyle w:val="NoSpacing"/>
        <w:rPr>
          <w:sz w:val="28"/>
          <w:szCs w:val="28"/>
        </w:rPr>
      </w:pPr>
      <w:r w:rsidRPr="000523CF">
        <w:rPr>
          <w:sz w:val="28"/>
          <w:szCs w:val="28"/>
        </w:rPr>
        <w:t xml:space="preserve">                       ----------------------------------</w:t>
      </w:r>
    </w:p>
    <w:p w14:paraId="6121C5FA" w14:textId="3BD9CD1B" w:rsidR="00F55A14" w:rsidRPr="000523CF" w:rsidRDefault="00F55A14" w:rsidP="000523CF">
      <w:pPr>
        <w:pStyle w:val="NoSpacing"/>
        <w:rPr>
          <w:sz w:val="28"/>
          <w:szCs w:val="28"/>
        </w:rPr>
      </w:pPr>
      <w:r w:rsidRPr="000523CF">
        <w:rPr>
          <w:sz w:val="28"/>
          <w:szCs w:val="28"/>
        </w:rPr>
        <w:t xml:space="preserve">                                                 CR </w:t>
      </w:r>
    </w:p>
    <w:p w14:paraId="23A90665" w14:textId="77777777" w:rsidR="00F55A14" w:rsidRPr="000523CF" w:rsidRDefault="00F55A14" w:rsidP="000523CF">
      <w:pPr>
        <w:pStyle w:val="NoSpacing"/>
        <w:rPr>
          <w:sz w:val="28"/>
          <w:szCs w:val="28"/>
        </w:rPr>
      </w:pPr>
      <w:r w:rsidRPr="000523CF">
        <w:rPr>
          <w:sz w:val="28"/>
          <w:szCs w:val="28"/>
        </w:rPr>
        <w:t xml:space="preserve">Where: B= Benefits of the proposed project </w:t>
      </w:r>
    </w:p>
    <w:p w14:paraId="2667042B" w14:textId="77777777" w:rsidR="00F55A14" w:rsidRPr="000523CF" w:rsidRDefault="00F55A14" w:rsidP="000523CF">
      <w:pPr>
        <w:pStyle w:val="NoSpacing"/>
        <w:rPr>
          <w:sz w:val="28"/>
          <w:szCs w:val="28"/>
        </w:rPr>
      </w:pPr>
      <w:r w:rsidRPr="000523CF">
        <w:rPr>
          <w:sz w:val="28"/>
          <w:szCs w:val="28"/>
        </w:rPr>
        <w:t xml:space="preserve">O and M = operation and maintenance cost of the proposed project </w:t>
      </w:r>
    </w:p>
    <w:p w14:paraId="5917B74B" w14:textId="77777777" w:rsidR="00F55A14" w:rsidRPr="000523CF" w:rsidRDefault="00F55A14" w:rsidP="000523CF">
      <w:pPr>
        <w:pStyle w:val="NoSpacing"/>
        <w:rPr>
          <w:sz w:val="28"/>
          <w:szCs w:val="28"/>
        </w:rPr>
      </w:pPr>
      <w:r w:rsidRPr="000523CF">
        <w:rPr>
          <w:sz w:val="28"/>
          <w:szCs w:val="28"/>
        </w:rPr>
        <w:t xml:space="preserve">S= salvage value of the proposed project </w:t>
      </w:r>
    </w:p>
    <w:p w14:paraId="7DDF91A2" w14:textId="77777777" w:rsidR="00F55A14" w:rsidRPr="000523CF" w:rsidRDefault="00F55A14" w:rsidP="000523CF">
      <w:pPr>
        <w:pStyle w:val="NoSpacing"/>
        <w:rPr>
          <w:sz w:val="28"/>
          <w:szCs w:val="28"/>
        </w:rPr>
      </w:pPr>
      <w:r w:rsidRPr="000523CF">
        <w:rPr>
          <w:sz w:val="28"/>
          <w:szCs w:val="28"/>
        </w:rPr>
        <w:t>I= initial investment in the proposed project</w:t>
      </w:r>
    </w:p>
    <w:p w14:paraId="04E2E872" w14:textId="77777777" w:rsidR="00F55A14" w:rsidRPr="000523CF" w:rsidRDefault="00F55A14" w:rsidP="000523CF">
      <w:pPr>
        <w:pStyle w:val="NoSpacing"/>
        <w:rPr>
          <w:sz w:val="28"/>
          <w:szCs w:val="28"/>
        </w:rPr>
      </w:pPr>
      <w:r w:rsidRPr="000523CF">
        <w:rPr>
          <w:sz w:val="28"/>
          <w:szCs w:val="28"/>
        </w:rPr>
        <w:t xml:space="preserve">CR= capital recovery amount </w:t>
      </w:r>
    </w:p>
    <w:p w14:paraId="0FFC02CE" w14:textId="77777777" w:rsidR="00F55A14" w:rsidRPr="000523CF" w:rsidRDefault="00F55A14" w:rsidP="000523CF">
      <w:pPr>
        <w:pStyle w:val="NoSpacing"/>
        <w:rPr>
          <w:b/>
          <w:bCs/>
          <w:sz w:val="28"/>
          <w:szCs w:val="28"/>
        </w:rPr>
      </w:pPr>
      <w:r w:rsidRPr="000523CF">
        <w:rPr>
          <w:b/>
          <w:bCs/>
          <w:sz w:val="28"/>
          <w:szCs w:val="28"/>
        </w:rPr>
        <w:t xml:space="preserve">Decision: </w:t>
      </w:r>
    </w:p>
    <w:p w14:paraId="520464D0" w14:textId="77777777" w:rsidR="00F55A14" w:rsidRPr="000523CF" w:rsidRDefault="00F55A14" w:rsidP="000523CF">
      <w:pPr>
        <w:pStyle w:val="NoSpacing"/>
        <w:rPr>
          <w:sz w:val="28"/>
          <w:szCs w:val="28"/>
        </w:rPr>
      </w:pPr>
      <w:r w:rsidRPr="000523CF">
        <w:rPr>
          <w:sz w:val="28"/>
          <w:szCs w:val="28"/>
        </w:rPr>
        <w:t>If BC ratio is greater than 1, accept the project</w:t>
      </w:r>
    </w:p>
    <w:p w14:paraId="0D9C6073" w14:textId="77777777" w:rsidR="00F55A14" w:rsidRPr="000523CF" w:rsidRDefault="00F55A14" w:rsidP="000523CF">
      <w:pPr>
        <w:pStyle w:val="NoSpacing"/>
        <w:rPr>
          <w:sz w:val="28"/>
          <w:szCs w:val="28"/>
        </w:rPr>
      </w:pPr>
      <w:r w:rsidRPr="000523CF">
        <w:rPr>
          <w:sz w:val="28"/>
          <w:szCs w:val="28"/>
        </w:rPr>
        <w:t xml:space="preserve">If BC ratio is one, remain indifferent </w:t>
      </w:r>
    </w:p>
    <w:p w14:paraId="432CC9EF" w14:textId="77777777" w:rsidR="00F55A14" w:rsidRPr="000523CF" w:rsidRDefault="00F55A14" w:rsidP="000523CF">
      <w:pPr>
        <w:pStyle w:val="NoSpacing"/>
        <w:rPr>
          <w:sz w:val="28"/>
          <w:szCs w:val="28"/>
        </w:rPr>
      </w:pPr>
      <w:r w:rsidRPr="000523CF">
        <w:rPr>
          <w:sz w:val="28"/>
          <w:szCs w:val="28"/>
        </w:rPr>
        <w:t xml:space="preserve">If BC ratio is less than 1 reject the project. </w:t>
      </w:r>
    </w:p>
    <w:p w14:paraId="284BAB78" w14:textId="77777777" w:rsidR="00F55A14" w:rsidRPr="000523CF" w:rsidRDefault="00F55A14" w:rsidP="000523CF">
      <w:pPr>
        <w:pStyle w:val="NoSpacing"/>
        <w:rPr>
          <w:b/>
          <w:bCs/>
          <w:sz w:val="28"/>
          <w:szCs w:val="28"/>
        </w:rPr>
      </w:pPr>
      <w:r w:rsidRPr="000523CF">
        <w:rPr>
          <w:b/>
          <w:bCs/>
          <w:sz w:val="28"/>
          <w:szCs w:val="28"/>
        </w:rPr>
        <w:t>Example:</w:t>
      </w:r>
    </w:p>
    <w:p w14:paraId="79FDE5AB" w14:textId="77777777" w:rsidR="00F55A14" w:rsidRPr="000523CF" w:rsidRDefault="00F55A14" w:rsidP="000523CF">
      <w:pPr>
        <w:pStyle w:val="NoSpacing"/>
        <w:rPr>
          <w:sz w:val="28"/>
          <w:szCs w:val="28"/>
        </w:rPr>
      </w:pPr>
      <w:r w:rsidRPr="000523CF">
        <w:rPr>
          <w:sz w:val="28"/>
          <w:szCs w:val="28"/>
        </w:rPr>
        <w:t xml:space="preserve">Find the both types of BC ratios by using PW formulation. </w:t>
      </w:r>
    </w:p>
    <w:p w14:paraId="1C60D17A" w14:textId="77777777" w:rsidR="00F55A14" w:rsidRPr="000523CF" w:rsidRDefault="00F55A14" w:rsidP="000523CF">
      <w:pPr>
        <w:pStyle w:val="NoSpacing"/>
        <w:rPr>
          <w:sz w:val="28"/>
          <w:szCs w:val="28"/>
        </w:rPr>
      </w:pPr>
      <w:r w:rsidRPr="000523CF">
        <w:rPr>
          <w:sz w:val="28"/>
          <w:szCs w:val="28"/>
        </w:rPr>
        <w:t>Initial investment =100000</w:t>
      </w:r>
    </w:p>
    <w:p w14:paraId="4950EEA4" w14:textId="77777777" w:rsidR="00F55A14" w:rsidRPr="000523CF" w:rsidRDefault="00F55A14" w:rsidP="000523CF">
      <w:pPr>
        <w:pStyle w:val="NoSpacing"/>
        <w:rPr>
          <w:sz w:val="28"/>
          <w:szCs w:val="28"/>
        </w:rPr>
      </w:pPr>
      <w:r w:rsidRPr="000523CF">
        <w:rPr>
          <w:sz w:val="28"/>
          <w:szCs w:val="28"/>
        </w:rPr>
        <w:t>Annual revenue= 40000</w:t>
      </w:r>
    </w:p>
    <w:p w14:paraId="40DFE1B2" w14:textId="77777777" w:rsidR="00F55A14" w:rsidRPr="000523CF" w:rsidRDefault="00F55A14" w:rsidP="000523CF">
      <w:pPr>
        <w:pStyle w:val="NoSpacing"/>
        <w:rPr>
          <w:sz w:val="28"/>
          <w:szCs w:val="28"/>
        </w:rPr>
      </w:pPr>
      <w:r w:rsidRPr="000523CF">
        <w:rPr>
          <w:sz w:val="28"/>
          <w:szCs w:val="28"/>
        </w:rPr>
        <w:t>Annual cost =19000</w:t>
      </w:r>
    </w:p>
    <w:p w14:paraId="67E23484" w14:textId="77777777" w:rsidR="00F55A14" w:rsidRPr="000523CF" w:rsidRDefault="00F55A14" w:rsidP="000523CF">
      <w:pPr>
        <w:pStyle w:val="NoSpacing"/>
        <w:rPr>
          <w:sz w:val="28"/>
          <w:szCs w:val="28"/>
        </w:rPr>
      </w:pPr>
      <w:r w:rsidRPr="000523CF">
        <w:rPr>
          <w:sz w:val="28"/>
          <w:szCs w:val="28"/>
        </w:rPr>
        <w:t>Salvage value= 20000</w:t>
      </w:r>
    </w:p>
    <w:p w14:paraId="6C059766" w14:textId="77777777" w:rsidR="00F55A14" w:rsidRPr="000523CF" w:rsidRDefault="00F55A14" w:rsidP="000523CF">
      <w:pPr>
        <w:pStyle w:val="NoSpacing"/>
        <w:rPr>
          <w:sz w:val="28"/>
          <w:szCs w:val="28"/>
        </w:rPr>
      </w:pPr>
      <w:r w:rsidRPr="000523CF">
        <w:rPr>
          <w:sz w:val="28"/>
          <w:szCs w:val="28"/>
        </w:rPr>
        <w:t xml:space="preserve">Useful life =10 years </w:t>
      </w:r>
    </w:p>
    <w:p w14:paraId="2D8E1007" w14:textId="77777777" w:rsidR="00F55A14" w:rsidRPr="000523CF" w:rsidRDefault="00F55A14" w:rsidP="000523CF">
      <w:pPr>
        <w:pStyle w:val="NoSpacing"/>
        <w:rPr>
          <w:sz w:val="28"/>
          <w:szCs w:val="28"/>
        </w:rPr>
      </w:pPr>
      <w:r w:rsidRPr="000523CF">
        <w:rPr>
          <w:sz w:val="28"/>
          <w:szCs w:val="28"/>
        </w:rPr>
        <w:t>MARR= 10%</w:t>
      </w:r>
    </w:p>
    <w:p w14:paraId="3E09ACA4" w14:textId="6C3DDE1B" w:rsidR="00F55A14" w:rsidRPr="000523CF" w:rsidRDefault="000523CF" w:rsidP="000523CF">
      <w:pPr>
        <w:pStyle w:val="NoSpacing"/>
        <w:rPr>
          <w:sz w:val="28"/>
          <w:szCs w:val="28"/>
        </w:rPr>
      </w:pPr>
      <w:r w:rsidRPr="000523CF">
        <w:rPr>
          <w:b/>
          <w:bCs/>
          <w:sz w:val="28"/>
          <w:szCs w:val="28"/>
        </w:rPr>
        <w:t>Example</w:t>
      </w:r>
      <w:r>
        <w:rPr>
          <w:sz w:val="28"/>
          <w:szCs w:val="28"/>
        </w:rPr>
        <w:t xml:space="preserve">: </w:t>
      </w:r>
      <w:r w:rsidRPr="000523CF">
        <w:rPr>
          <w:sz w:val="28"/>
          <w:szCs w:val="28"/>
        </w:rPr>
        <w:t xml:space="preserve">Find both types of </w:t>
      </w:r>
      <w:proofErr w:type="spellStart"/>
      <w:r w:rsidRPr="000523CF">
        <w:rPr>
          <w:sz w:val="28"/>
          <w:szCs w:val="28"/>
        </w:rPr>
        <w:t>bc</w:t>
      </w:r>
      <w:proofErr w:type="spellEnd"/>
      <w:r w:rsidRPr="000523CF">
        <w:rPr>
          <w:sz w:val="28"/>
          <w:szCs w:val="28"/>
        </w:rPr>
        <w:t xml:space="preserve"> ratio using aw formulation </w:t>
      </w:r>
    </w:p>
    <w:p w14:paraId="1430F017" w14:textId="77777777" w:rsidR="00F55A14" w:rsidRPr="000523CF" w:rsidRDefault="00F55A14" w:rsidP="000523CF">
      <w:pPr>
        <w:pStyle w:val="NoSpacing"/>
        <w:rPr>
          <w:sz w:val="28"/>
          <w:szCs w:val="28"/>
        </w:rPr>
      </w:pPr>
      <w:r w:rsidRPr="000523CF">
        <w:rPr>
          <w:sz w:val="28"/>
          <w:szCs w:val="28"/>
        </w:rPr>
        <w:lastRenderedPageBreak/>
        <w:t>Initial investment = 20000</w:t>
      </w:r>
    </w:p>
    <w:p w14:paraId="34775409" w14:textId="77777777" w:rsidR="00F55A14" w:rsidRPr="000523CF" w:rsidRDefault="00F55A14" w:rsidP="000523CF">
      <w:pPr>
        <w:pStyle w:val="NoSpacing"/>
        <w:rPr>
          <w:sz w:val="28"/>
          <w:szCs w:val="28"/>
        </w:rPr>
      </w:pPr>
      <w:r w:rsidRPr="000523CF">
        <w:rPr>
          <w:sz w:val="28"/>
          <w:szCs w:val="28"/>
        </w:rPr>
        <w:t>Annual benefit: 10000</w:t>
      </w:r>
    </w:p>
    <w:p w14:paraId="60DFA127" w14:textId="77777777" w:rsidR="00F55A14" w:rsidRPr="000523CF" w:rsidRDefault="00F55A14" w:rsidP="000523CF">
      <w:pPr>
        <w:pStyle w:val="NoSpacing"/>
        <w:rPr>
          <w:sz w:val="28"/>
          <w:szCs w:val="28"/>
        </w:rPr>
      </w:pPr>
      <w:r w:rsidRPr="000523CF">
        <w:rPr>
          <w:sz w:val="28"/>
          <w:szCs w:val="28"/>
        </w:rPr>
        <w:t>Annual cost =4400</w:t>
      </w:r>
    </w:p>
    <w:p w14:paraId="7E3644BC" w14:textId="77777777" w:rsidR="00F55A14" w:rsidRPr="000523CF" w:rsidRDefault="00F55A14" w:rsidP="000523CF">
      <w:pPr>
        <w:pStyle w:val="NoSpacing"/>
        <w:rPr>
          <w:sz w:val="28"/>
          <w:szCs w:val="28"/>
        </w:rPr>
      </w:pPr>
      <w:r w:rsidRPr="000523CF">
        <w:rPr>
          <w:sz w:val="28"/>
          <w:szCs w:val="28"/>
        </w:rPr>
        <w:t>Salvage value = 4000</w:t>
      </w:r>
    </w:p>
    <w:p w14:paraId="02F7CBE6" w14:textId="77777777" w:rsidR="00F55A14" w:rsidRPr="000523CF" w:rsidRDefault="00F55A14" w:rsidP="000523CF">
      <w:pPr>
        <w:pStyle w:val="NoSpacing"/>
        <w:rPr>
          <w:sz w:val="28"/>
          <w:szCs w:val="28"/>
        </w:rPr>
      </w:pPr>
      <w:r w:rsidRPr="000523CF">
        <w:rPr>
          <w:sz w:val="28"/>
          <w:szCs w:val="28"/>
        </w:rPr>
        <w:t xml:space="preserve">Useful life= 5years </w:t>
      </w:r>
    </w:p>
    <w:p w14:paraId="7755E3BC" w14:textId="77777777" w:rsidR="00F55A14" w:rsidRPr="000523CF" w:rsidRDefault="00F55A14" w:rsidP="000523CF">
      <w:pPr>
        <w:pStyle w:val="NoSpacing"/>
        <w:rPr>
          <w:sz w:val="28"/>
          <w:szCs w:val="28"/>
        </w:rPr>
      </w:pPr>
      <w:r w:rsidRPr="000523CF">
        <w:rPr>
          <w:sz w:val="28"/>
          <w:szCs w:val="28"/>
        </w:rPr>
        <w:t>MAAR=8%</w:t>
      </w:r>
    </w:p>
    <w:p w14:paraId="350E9172" w14:textId="77777777" w:rsidR="00F55A14" w:rsidRPr="000523CF" w:rsidRDefault="00F55A14" w:rsidP="000523CF">
      <w:pPr>
        <w:pStyle w:val="NoSpacing"/>
        <w:rPr>
          <w:sz w:val="28"/>
          <w:szCs w:val="28"/>
        </w:rPr>
      </w:pPr>
      <w:r w:rsidRPr="000523CF">
        <w:rPr>
          <w:b/>
          <w:bCs/>
          <w:sz w:val="28"/>
          <w:szCs w:val="28"/>
        </w:rPr>
        <w:t>Example:</w:t>
      </w:r>
      <w:r w:rsidRPr="000523CF">
        <w:rPr>
          <w:sz w:val="28"/>
          <w:szCs w:val="28"/>
        </w:rPr>
        <w:t xml:space="preserve"> Find the both types of BC ratio using FW formulation </w:t>
      </w:r>
    </w:p>
    <w:p w14:paraId="0AEE8D6C" w14:textId="77777777" w:rsidR="00F55A14" w:rsidRPr="000523CF" w:rsidRDefault="00F55A14" w:rsidP="000523CF">
      <w:pPr>
        <w:pStyle w:val="NoSpacing"/>
        <w:rPr>
          <w:sz w:val="28"/>
          <w:szCs w:val="28"/>
        </w:rPr>
      </w:pPr>
      <w:r w:rsidRPr="000523CF">
        <w:rPr>
          <w:sz w:val="28"/>
          <w:szCs w:val="28"/>
        </w:rPr>
        <w:t>Initial investment 200000</w:t>
      </w:r>
    </w:p>
    <w:p w14:paraId="7CB414E3" w14:textId="77777777" w:rsidR="00F55A14" w:rsidRPr="000523CF" w:rsidRDefault="00F55A14" w:rsidP="000523CF">
      <w:pPr>
        <w:pStyle w:val="NoSpacing"/>
        <w:rPr>
          <w:sz w:val="28"/>
          <w:szCs w:val="28"/>
        </w:rPr>
      </w:pPr>
      <w:r w:rsidRPr="000523CF">
        <w:rPr>
          <w:sz w:val="28"/>
          <w:szCs w:val="28"/>
        </w:rPr>
        <w:t xml:space="preserve">Project life 5years </w:t>
      </w:r>
    </w:p>
    <w:p w14:paraId="2392528F" w14:textId="77777777" w:rsidR="00F55A14" w:rsidRPr="000523CF" w:rsidRDefault="00F55A14" w:rsidP="000523CF">
      <w:pPr>
        <w:pStyle w:val="NoSpacing"/>
        <w:rPr>
          <w:sz w:val="28"/>
          <w:szCs w:val="28"/>
        </w:rPr>
      </w:pPr>
      <w:r w:rsidRPr="000523CF">
        <w:rPr>
          <w:sz w:val="28"/>
          <w:szCs w:val="28"/>
        </w:rPr>
        <w:t>Salvage value40000</w:t>
      </w:r>
    </w:p>
    <w:p w14:paraId="3F7608CC" w14:textId="77777777" w:rsidR="00F55A14" w:rsidRPr="000523CF" w:rsidRDefault="00F55A14" w:rsidP="000523CF">
      <w:pPr>
        <w:pStyle w:val="NoSpacing"/>
        <w:rPr>
          <w:sz w:val="28"/>
          <w:szCs w:val="28"/>
        </w:rPr>
      </w:pPr>
      <w:r w:rsidRPr="000523CF">
        <w:rPr>
          <w:sz w:val="28"/>
          <w:szCs w:val="28"/>
        </w:rPr>
        <w:t>Annual O AND M costs = 20000</w:t>
      </w:r>
    </w:p>
    <w:p w14:paraId="2E3C5393" w14:textId="77777777" w:rsidR="00F55A14" w:rsidRPr="000523CF" w:rsidRDefault="00F55A14" w:rsidP="000523CF">
      <w:pPr>
        <w:pStyle w:val="NoSpacing"/>
        <w:rPr>
          <w:sz w:val="28"/>
          <w:szCs w:val="28"/>
        </w:rPr>
      </w:pPr>
      <w:r w:rsidRPr="000523CF">
        <w:rPr>
          <w:sz w:val="28"/>
          <w:szCs w:val="28"/>
        </w:rPr>
        <w:t>MARR= 17%</w:t>
      </w:r>
    </w:p>
    <w:p w14:paraId="5B5F0398" w14:textId="77777777" w:rsidR="00F55A14" w:rsidRPr="000523CF" w:rsidRDefault="00F55A14" w:rsidP="000523CF">
      <w:pPr>
        <w:pStyle w:val="NoSpacing"/>
        <w:rPr>
          <w:sz w:val="28"/>
          <w:szCs w:val="28"/>
        </w:rPr>
      </w:pPr>
      <w:r w:rsidRPr="000523CF">
        <w:rPr>
          <w:sz w:val="28"/>
          <w:szCs w:val="28"/>
        </w:rPr>
        <w:t xml:space="preserve">Annual benefits = RS 50000 at the end of year 1 and increasing by Rs 25000 each year for five years </w:t>
      </w:r>
    </w:p>
    <w:p w14:paraId="6719CC36" w14:textId="77777777" w:rsidR="00F55A14" w:rsidRPr="000523CF" w:rsidRDefault="00F55A14" w:rsidP="000523CF">
      <w:pPr>
        <w:pStyle w:val="NoSpacing"/>
        <w:rPr>
          <w:sz w:val="28"/>
          <w:szCs w:val="28"/>
        </w:rPr>
      </w:pPr>
      <w:r w:rsidRPr="000523CF">
        <w:rPr>
          <w:sz w:val="28"/>
          <w:szCs w:val="28"/>
        </w:rPr>
        <w:t xml:space="preserve">Compare these two projects by BC ratio. Assume that the projects are independent investment opportunities and MARR is 10%. </w:t>
      </w:r>
    </w:p>
    <w:p w14:paraId="63BC2655" w14:textId="77777777" w:rsidR="00F55A14" w:rsidRPr="000523CF" w:rsidRDefault="00F55A14" w:rsidP="000523CF">
      <w:pPr>
        <w:pStyle w:val="NoSpacing"/>
        <w:rPr>
          <w:sz w:val="28"/>
          <w:szCs w:val="28"/>
        </w:rPr>
      </w:pPr>
      <w:r w:rsidRPr="000523CF">
        <w:rPr>
          <w:sz w:val="28"/>
          <w:szCs w:val="28"/>
        </w:rPr>
        <w:tab/>
      </w:r>
      <w:r w:rsidRPr="000523CF">
        <w:rPr>
          <w:sz w:val="28"/>
          <w:szCs w:val="28"/>
        </w:rPr>
        <w:tab/>
      </w:r>
      <w:r w:rsidRPr="000523CF">
        <w:rPr>
          <w:sz w:val="28"/>
          <w:szCs w:val="28"/>
        </w:rPr>
        <w:tab/>
      </w:r>
      <w:r w:rsidRPr="000523CF">
        <w:rPr>
          <w:sz w:val="28"/>
          <w:szCs w:val="28"/>
        </w:rPr>
        <w:tab/>
      </w:r>
      <w:r w:rsidRPr="000523CF">
        <w:rPr>
          <w:sz w:val="28"/>
          <w:szCs w:val="28"/>
        </w:rPr>
        <w:tab/>
        <w:t>Project A</w:t>
      </w:r>
      <w:r w:rsidRPr="000523CF">
        <w:rPr>
          <w:sz w:val="28"/>
          <w:szCs w:val="28"/>
        </w:rPr>
        <w:tab/>
      </w:r>
      <w:r w:rsidRPr="000523CF">
        <w:rPr>
          <w:sz w:val="28"/>
          <w:szCs w:val="28"/>
        </w:rPr>
        <w:tab/>
      </w:r>
      <w:r w:rsidRPr="000523CF">
        <w:rPr>
          <w:sz w:val="28"/>
          <w:szCs w:val="28"/>
        </w:rPr>
        <w:tab/>
        <w:t>project B</w:t>
      </w:r>
    </w:p>
    <w:p w14:paraId="4417683D" w14:textId="77777777" w:rsidR="00F55A14" w:rsidRPr="000523CF" w:rsidRDefault="00F55A14" w:rsidP="000523CF">
      <w:pPr>
        <w:pStyle w:val="NoSpacing"/>
        <w:rPr>
          <w:sz w:val="28"/>
          <w:szCs w:val="28"/>
        </w:rPr>
      </w:pPr>
      <w:r w:rsidRPr="000523CF">
        <w:rPr>
          <w:sz w:val="28"/>
          <w:szCs w:val="28"/>
        </w:rPr>
        <w:t xml:space="preserve">Initial investment </w:t>
      </w:r>
      <w:r w:rsidRPr="000523CF">
        <w:rPr>
          <w:sz w:val="28"/>
          <w:szCs w:val="28"/>
        </w:rPr>
        <w:tab/>
      </w:r>
      <w:r w:rsidRPr="000523CF">
        <w:rPr>
          <w:sz w:val="28"/>
          <w:szCs w:val="28"/>
        </w:rPr>
        <w:tab/>
      </w:r>
      <w:r w:rsidRPr="000523CF">
        <w:rPr>
          <w:sz w:val="28"/>
          <w:szCs w:val="28"/>
        </w:rPr>
        <w:tab/>
        <w:t>3500</w:t>
      </w:r>
      <w:r w:rsidRPr="000523CF">
        <w:rPr>
          <w:sz w:val="28"/>
          <w:szCs w:val="28"/>
        </w:rPr>
        <w:tab/>
      </w:r>
      <w:r w:rsidRPr="000523CF">
        <w:rPr>
          <w:sz w:val="28"/>
          <w:szCs w:val="28"/>
        </w:rPr>
        <w:tab/>
      </w:r>
      <w:r w:rsidRPr="000523CF">
        <w:rPr>
          <w:sz w:val="28"/>
          <w:szCs w:val="28"/>
        </w:rPr>
        <w:tab/>
      </w:r>
      <w:r w:rsidRPr="000523CF">
        <w:rPr>
          <w:sz w:val="28"/>
          <w:szCs w:val="28"/>
        </w:rPr>
        <w:tab/>
        <w:t>5000</w:t>
      </w:r>
    </w:p>
    <w:p w14:paraId="5106D270" w14:textId="63B48B1D" w:rsidR="00F55A14" w:rsidRPr="000523CF" w:rsidRDefault="00F55A14" w:rsidP="000523CF">
      <w:pPr>
        <w:pStyle w:val="NoSpacing"/>
        <w:rPr>
          <w:sz w:val="28"/>
          <w:szCs w:val="28"/>
        </w:rPr>
      </w:pPr>
      <w:r w:rsidRPr="000523CF">
        <w:rPr>
          <w:sz w:val="28"/>
          <w:szCs w:val="28"/>
        </w:rPr>
        <w:t xml:space="preserve">Annual benefits </w:t>
      </w:r>
      <w:r w:rsidRPr="000523CF">
        <w:rPr>
          <w:sz w:val="28"/>
          <w:szCs w:val="28"/>
        </w:rPr>
        <w:tab/>
      </w:r>
      <w:r w:rsidRPr="000523CF">
        <w:rPr>
          <w:sz w:val="28"/>
          <w:szCs w:val="28"/>
        </w:rPr>
        <w:tab/>
      </w:r>
      <w:r w:rsidR="000523CF">
        <w:rPr>
          <w:sz w:val="28"/>
          <w:szCs w:val="28"/>
        </w:rPr>
        <w:tab/>
      </w:r>
      <w:r w:rsidRPr="000523CF">
        <w:rPr>
          <w:sz w:val="28"/>
          <w:szCs w:val="28"/>
        </w:rPr>
        <w:t>1900</w:t>
      </w:r>
      <w:r w:rsidRPr="000523CF">
        <w:rPr>
          <w:sz w:val="28"/>
          <w:szCs w:val="28"/>
        </w:rPr>
        <w:tab/>
      </w:r>
      <w:r w:rsidRPr="000523CF">
        <w:rPr>
          <w:sz w:val="28"/>
          <w:szCs w:val="28"/>
        </w:rPr>
        <w:tab/>
      </w:r>
      <w:r w:rsidRPr="000523CF">
        <w:rPr>
          <w:sz w:val="28"/>
          <w:szCs w:val="28"/>
        </w:rPr>
        <w:tab/>
      </w:r>
      <w:r w:rsidRPr="000523CF">
        <w:rPr>
          <w:sz w:val="28"/>
          <w:szCs w:val="28"/>
        </w:rPr>
        <w:tab/>
        <w:t>2500</w:t>
      </w:r>
    </w:p>
    <w:p w14:paraId="0DC3EA35" w14:textId="2049C05D" w:rsidR="00F55A14" w:rsidRPr="000523CF" w:rsidRDefault="00F55A14" w:rsidP="000523CF">
      <w:pPr>
        <w:pStyle w:val="NoSpacing"/>
        <w:rPr>
          <w:sz w:val="28"/>
          <w:szCs w:val="28"/>
        </w:rPr>
      </w:pPr>
      <w:r w:rsidRPr="000523CF">
        <w:rPr>
          <w:sz w:val="28"/>
          <w:szCs w:val="28"/>
        </w:rPr>
        <w:t xml:space="preserve">Annual O and M cost </w:t>
      </w:r>
      <w:r w:rsidRPr="000523CF">
        <w:rPr>
          <w:sz w:val="28"/>
          <w:szCs w:val="28"/>
        </w:rPr>
        <w:tab/>
      </w:r>
      <w:r w:rsidRPr="000523CF">
        <w:rPr>
          <w:sz w:val="28"/>
          <w:szCs w:val="28"/>
        </w:rPr>
        <w:tab/>
        <w:t>645</w:t>
      </w:r>
      <w:r w:rsidRPr="000523CF">
        <w:rPr>
          <w:sz w:val="28"/>
          <w:szCs w:val="28"/>
        </w:rPr>
        <w:tab/>
      </w:r>
      <w:r w:rsidRPr="000523CF">
        <w:rPr>
          <w:sz w:val="28"/>
          <w:szCs w:val="28"/>
        </w:rPr>
        <w:tab/>
      </w:r>
      <w:r w:rsidRPr="000523CF">
        <w:rPr>
          <w:sz w:val="28"/>
          <w:szCs w:val="28"/>
        </w:rPr>
        <w:tab/>
      </w:r>
      <w:r w:rsidRPr="000523CF">
        <w:rPr>
          <w:sz w:val="28"/>
          <w:szCs w:val="28"/>
        </w:rPr>
        <w:tab/>
        <w:t>1383</w:t>
      </w:r>
    </w:p>
    <w:p w14:paraId="2FFCACBA" w14:textId="486567AE" w:rsidR="00F55A14" w:rsidRPr="000523CF" w:rsidRDefault="00F55A14" w:rsidP="000523CF">
      <w:pPr>
        <w:pStyle w:val="NoSpacing"/>
        <w:rPr>
          <w:sz w:val="28"/>
          <w:szCs w:val="28"/>
        </w:rPr>
      </w:pPr>
      <w:r w:rsidRPr="000523CF">
        <w:rPr>
          <w:sz w:val="28"/>
          <w:szCs w:val="28"/>
        </w:rPr>
        <w:t>Salvage value Rs</w:t>
      </w:r>
      <w:r w:rsidRPr="000523CF">
        <w:rPr>
          <w:sz w:val="28"/>
          <w:szCs w:val="28"/>
        </w:rPr>
        <w:tab/>
      </w:r>
      <w:r w:rsidRPr="000523CF">
        <w:rPr>
          <w:sz w:val="28"/>
          <w:szCs w:val="28"/>
        </w:rPr>
        <w:tab/>
      </w:r>
      <w:r w:rsidRPr="000523CF">
        <w:rPr>
          <w:sz w:val="28"/>
          <w:szCs w:val="28"/>
        </w:rPr>
        <w:tab/>
        <w:t>0</w:t>
      </w:r>
      <w:r w:rsidRPr="000523CF">
        <w:rPr>
          <w:sz w:val="28"/>
          <w:szCs w:val="28"/>
        </w:rPr>
        <w:tab/>
      </w:r>
      <w:r w:rsidRPr="000523CF">
        <w:rPr>
          <w:sz w:val="28"/>
          <w:szCs w:val="28"/>
        </w:rPr>
        <w:tab/>
      </w:r>
      <w:r w:rsidRPr="000523CF">
        <w:rPr>
          <w:sz w:val="28"/>
          <w:szCs w:val="28"/>
        </w:rPr>
        <w:tab/>
      </w:r>
      <w:r w:rsidRPr="000523CF">
        <w:rPr>
          <w:sz w:val="28"/>
          <w:szCs w:val="28"/>
        </w:rPr>
        <w:tab/>
        <w:t>0</w:t>
      </w:r>
    </w:p>
    <w:p w14:paraId="5B5F2EF5" w14:textId="0B7B1B43" w:rsidR="00F55A14" w:rsidRPr="000523CF" w:rsidRDefault="00F55A14" w:rsidP="000523CF">
      <w:pPr>
        <w:pStyle w:val="NoSpacing"/>
      </w:pPr>
      <w:r w:rsidRPr="000523CF">
        <w:rPr>
          <w:sz w:val="28"/>
          <w:szCs w:val="28"/>
        </w:rPr>
        <w:t>Solution using modified BC ratio and AW formulation</w:t>
      </w:r>
      <w:r w:rsidRPr="000523CF">
        <w:t>.</w:t>
      </w:r>
    </w:p>
    <w:sectPr w:rsidR="00F55A14" w:rsidRPr="000523CF" w:rsidSect="000523CF">
      <w:footerReference w:type="default" r:id="rId14"/>
      <w:pgSz w:w="12240" w:h="15840"/>
      <w:pgMar w:top="720" w:right="720" w:bottom="72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69609" w14:textId="77777777" w:rsidR="00352D2D" w:rsidRDefault="00352D2D" w:rsidP="001C452D">
      <w:pPr>
        <w:spacing w:after="0" w:line="240" w:lineRule="auto"/>
      </w:pPr>
      <w:r>
        <w:separator/>
      </w:r>
    </w:p>
  </w:endnote>
  <w:endnote w:type="continuationSeparator" w:id="0">
    <w:p w14:paraId="0C54BDEA" w14:textId="77777777" w:rsidR="00352D2D" w:rsidRDefault="00352D2D" w:rsidP="001C4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736294"/>
      <w:docPartObj>
        <w:docPartGallery w:val="Page Numbers (Bottom of Page)"/>
        <w:docPartUnique/>
      </w:docPartObj>
    </w:sdtPr>
    <w:sdtContent>
      <w:p w14:paraId="7774E2C2" w14:textId="77777777" w:rsidR="00C31D81" w:rsidRDefault="009A2131">
        <w:pPr>
          <w:pStyle w:val="Footer"/>
          <w:jc w:val="center"/>
        </w:pPr>
        <w:r>
          <w:fldChar w:fldCharType="begin"/>
        </w:r>
        <w:r>
          <w:instrText xml:space="preserve"> PAGE   \* MERGEFORMAT </w:instrText>
        </w:r>
        <w:r>
          <w:fldChar w:fldCharType="separate"/>
        </w:r>
        <w:r w:rsidR="001353BC">
          <w:rPr>
            <w:noProof/>
          </w:rPr>
          <w:t>1</w:t>
        </w:r>
        <w:r>
          <w:rPr>
            <w:noProof/>
          </w:rPr>
          <w:fldChar w:fldCharType="end"/>
        </w:r>
      </w:p>
    </w:sdtContent>
  </w:sdt>
  <w:p w14:paraId="5A2C2230" w14:textId="77777777" w:rsidR="00C31D81" w:rsidRDefault="00C31D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99F6F" w14:textId="77777777" w:rsidR="00352D2D" w:rsidRDefault="00352D2D" w:rsidP="001C452D">
      <w:pPr>
        <w:spacing w:after="0" w:line="240" w:lineRule="auto"/>
      </w:pPr>
      <w:r>
        <w:separator/>
      </w:r>
    </w:p>
  </w:footnote>
  <w:footnote w:type="continuationSeparator" w:id="0">
    <w:p w14:paraId="5F540C66" w14:textId="77777777" w:rsidR="00352D2D" w:rsidRDefault="00352D2D" w:rsidP="001C45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2DEF"/>
    <w:multiLevelType w:val="hybridMultilevel"/>
    <w:tmpl w:val="7730FAA4"/>
    <w:lvl w:ilvl="0" w:tplc="085C1CAC">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A174FA"/>
    <w:multiLevelType w:val="hybridMultilevel"/>
    <w:tmpl w:val="72EE97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00162D"/>
    <w:multiLevelType w:val="hybridMultilevel"/>
    <w:tmpl w:val="6100A5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5755B8"/>
    <w:multiLevelType w:val="hybridMultilevel"/>
    <w:tmpl w:val="5A222E3E"/>
    <w:lvl w:ilvl="0" w:tplc="24ECF7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0A24379"/>
    <w:multiLevelType w:val="hybridMultilevel"/>
    <w:tmpl w:val="FA5C67F8"/>
    <w:lvl w:ilvl="0" w:tplc="D3FE40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5D00C39"/>
    <w:multiLevelType w:val="hybridMultilevel"/>
    <w:tmpl w:val="CC3E0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881370"/>
    <w:multiLevelType w:val="hybridMultilevel"/>
    <w:tmpl w:val="4C12D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9A4A5F"/>
    <w:multiLevelType w:val="hybridMultilevel"/>
    <w:tmpl w:val="892ABA4C"/>
    <w:lvl w:ilvl="0" w:tplc="89C60B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A92C38"/>
    <w:multiLevelType w:val="hybridMultilevel"/>
    <w:tmpl w:val="18E46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900751"/>
    <w:multiLevelType w:val="hybridMultilevel"/>
    <w:tmpl w:val="954CF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1B20D5"/>
    <w:multiLevelType w:val="hybridMultilevel"/>
    <w:tmpl w:val="A74A58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A96773"/>
    <w:multiLevelType w:val="hybridMultilevel"/>
    <w:tmpl w:val="C77C9974"/>
    <w:lvl w:ilvl="0" w:tplc="D6FE5B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F56262"/>
    <w:multiLevelType w:val="hybridMultilevel"/>
    <w:tmpl w:val="25A0E2D8"/>
    <w:lvl w:ilvl="0" w:tplc="0CC2D2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1729595">
    <w:abstractNumId w:val="8"/>
  </w:num>
  <w:num w:numId="2" w16cid:durableId="1873377565">
    <w:abstractNumId w:val="3"/>
  </w:num>
  <w:num w:numId="3" w16cid:durableId="1838154060">
    <w:abstractNumId w:val="4"/>
  </w:num>
  <w:num w:numId="4" w16cid:durableId="1811630432">
    <w:abstractNumId w:val="12"/>
  </w:num>
  <w:num w:numId="5" w16cid:durableId="1587032377">
    <w:abstractNumId w:val="10"/>
  </w:num>
  <w:num w:numId="6" w16cid:durableId="2069841095">
    <w:abstractNumId w:val="9"/>
  </w:num>
  <w:num w:numId="7" w16cid:durableId="1289509374">
    <w:abstractNumId w:val="7"/>
  </w:num>
  <w:num w:numId="8" w16cid:durableId="109396134">
    <w:abstractNumId w:val="1"/>
  </w:num>
  <w:num w:numId="9" w16cid:durableId="2014531736">
    <w:abstractNumId w:val="2"/>
  </w:num>
  <w:num w:numId="10" w16cid:durableId="1943604493">
    <w:abstractNumId w:val="0"/>
  </w:num>
  <w:num w:numId="11" w16cid:durableId="1022050649">
    <w:abstractNumId w:val="11"/>
  </w:num>
  <w:num w:numId="12" w16cid:durableId="63258818">
    <w:abstractNumId w:val="5"/>
  </w:num>
  <w:num w:numId="13" w16cid:durableId="13507200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DD3"/>
    <w:rsid w:val="00026F10"/>
    <w:rsid w:val="000523CF"/>
    <w:rsid w:val="0008571C"/>
    <w:rsid w:val="00114DA7"/>
    <w:rsid w:val="00114F27"/>
    <w:rsid w:val="00121CF2"/>
    <w:rsid w:val="001353BC"/>
    <w:rsid w:val="001358BC"/>
    <w:rsid w:val="001713A8"/>
    <w:rsid w:val="0018375A"/>
    <w:rsid w:val="001A7DBD"/>
    <w:rsid w:val="001B0BB6"/>
    <w:rsid w:val="001C452D"/>
    <w:rsid w:val="00204820"/>
    <w:rsid w:val="00217A41"/>
    <w:rsid w:val="00234B51"/>
    <w:rsid w:val="00244E21"/>
    <w:rsid w:val="002955DF"/>
    <w:rsid w:val="002D45B7"/>
    <w:rsid w:val="002F6885"/>
    <w:rsid w:val="00311A05"/>
    <w:rsid w:val="00334009"/>
    <w:rsid w:val="00352D2D"/>
    <w:rsid w:val="00367661"/>
    <w:rsid w:val="00372DA9"/>
    <w:rsid w:val="003A5DD3"/>
    <w:rsid w:val="003C26D2"/>
    <w:rsid w:val="003C4C02"/>
    <w:rsid w:val="004279D9"/>
    <w:rsid w:val="004B2219"/>
    <w:rsid w:val="004C0CD1"/>
    <w:rsid w:val="004D060A"/>
    <w:rsid w:val="0054599E"/>
    <w:rsid w:val="00546321"/>
    <w:rsid w:val="00553196"/>
    <w:rsid w:val="00564DD8"/>
    <w:rsid w:val="005A0172"/>
    <w:rsid w:val="005C23E8"/>
    <w:rsid w:val="005F6B77"/>
    <w:rsid w:val="00625888"/>
    <w:rsid w:val="006774B1"/>
    <w:rsid w:val="006A7F73"/>
    <w:rsid w:val="006D2CB3"/>
    <w:rsid w:val="006E55F6"/>
    <w:rsid w:val="007009EA"/>
    <w:rsid w:val="0075271F"/>
    <w:rsid w:val="00762F73"/>
    <w:rsid w:val="00774C80"/>
    <w:rsid w:val="007947E2"/>
    <w:rsid w:val="007A671C"/>
    <w:rsid w:val="007B2BE3"/>
    <w:rsid w:val="007B34C9"/>
    <w:rsid w:val="007E596F"/>
    <w:rsid w:val="007F1DC7"/>
    <w:rsid w:val="0082787C"/>
    <w:rsid w:val="00833445"/>
    <w:rsid w:val="00886004"/>
    <w:rsid w:val="008D713C"/>
    <w:rsid w:val="00902332"/>
    <w:rsid w:val="0090453B"/>
    <w:rsid w:val="00920256"/>
    <w:rsid w:val="0092788D"/>
    <w:rsid w:val="0093221E"/>
    <w:rsid w:val="00934878"/>
    <w:rsid w:val="00957CFE"/>
    <w:rsid w:val="00972622"/>
    <w:rsid w:val="00987613"/>
    <w:rsid w:val="009A2131"/>
    <w:rsid w:val="009B13DC"/>
    <w:rsid w:val="009D5020"/>
    <w:rsid w:val="009E44CC"/>
    <w:rsid w:val="009E556C"/>
    <w:rsid w:val="00A3374C"/>
    <w:rsid w:val="00A82952"/>
    <w:rsid w:val="00A9492B"/>
    <w:rsid w:val="00AA0C8D"/>
    <w:rsid w:val="00AA5153"/>
    <w:rsid w:val="00B061E6"/>
    <w:rsid w:val="00B517B6"/>
    <w:rsid w:val="00B72DA2"/>
    <w:rsid w:val="00B87A2C"/>
    <w:rsid w:val="00BA7C16"/>
    <w:rsid w:val="00C31D81"/>
    <w:rsid w:val="00C77B21"/>
    <w:rsid w:val="00CA3495"/>
    <w:rsid w:val="00CC79EA"/>
    <w:rsid w:val="00D50AE6"/>
    <w:rsid w:val="00D62B4D"/>
    <w:rsid w:val="00DB27A1"/>
    <w:rsid w:val="00DC4936"/>
    <w:rsid w:val="00DC4B0F"/>
    <w:rsid w:val="00E015E5"/>
    <w:rsid w:val="00EA0656"/>
    <w:rsid w:val="00EA1D37"/>
    <w:rsid w:val="00EE28F3"/>
    <w:rsid w:val="00EF7F8D"/>
    <w:rsid w:val="00F22AAF"/>
    <w:rsid w:val="00F51111"/>
    <w:rsid w:val="00F55A14"/>
    <w:rsid w:val="00F72453"/>
    <w:rsid w:val="00F77F48"/>
    <w:rsid w:val="00F86AA7"/>
    <w:rsid w:val="00FC7CCF"/>
    <w:rsid w:val="00FE1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5534C"/>
  <w15:docId w15:val="{BC02B159-0F5F-45D5-B462-895911BC0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B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5DD3"/>
    <w:pPr>
      <w:ind w:left="720"/>
      <w:contextualSpacing/>
    </w:pPr>
  </w:style>
  <w:style w:type="paragraph" w:styleId="BalloonText">
    <w:name w:val="Balloon Text"/>
    <w:basedOn w:val="Normal"/>
    <w:link w:val="BalloonTextChar"/>
    <w:uiPriority w:val="99"/>
    <w:semiHidden/>
    <w:unhideWhenUsed/>
    <w:rsid w:val="005463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321"/>
    <w:rPr>
      <w:rFonts w:ascii="Tahoma" w:hAnsi="Tahoma" w:cs="Tahoma"/>
      <w:sz w:val="16"/>
      <w:szCs w:val="16"/>
    </w:rPr>
  </w:style>
  <w:style w:type="table" w:styleId="TableGrid">
    <w:name w:val="Table Grid"/>
    <w:basedOn w:val="TableNormal"/>
    <w:uiPriority w:val="59"/>
    <w:rsid w:val="009E556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1C452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C452D"/>
  </w:style>
  <w:style w:type="paragraph" w:styleId="Footer">
    <w:name w:val="footer"/>
    <w:basedOn w:val="Normal"/>
    <w:link w:val="FooterChar"/>
    <w:uiPriority w:val="99"/>
    <w:unhideWhenUsed/>
    <w:rsid w:val="001C45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452D"/>
  </w:style>
  <w:style w:type="paragraph" w:styleId="NoSpacing">
    <w:name w:val="No Spacing"/>
    <w:uiPriority w:val="1"/>
    <w:qFormat/>
    <w:rsid w:val="00F7245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feasibility.pro/nvp-irr-key-metrics-of-a-feasibility-analysi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feasibility.pro/how-does-excel-calculate-irr-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E203A4-6A0D-4D6D-AE71-E17075DCE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14</Pages>
  <Words>3401</Words>
  <Characters>19390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Sulav Cooperative</cp:lastModifiedBy>
  <cp:revision>6</cp:revision>
  <cp:lastPrinted>2014-11-27T15:52:00Z</cp:lastPrinted>
  <dcterms:created xsi:type="dcterms:W3CDTF">2019-02-16T08:56:00Z</dcterms:created>
  <dcterms:modified xsi:type="dcterms:W3CDTF">2025-05-26T14:29:00Z</dcterms:modified>
</cp:coreProperties>
</file>